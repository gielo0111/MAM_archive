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6847" w14:textId="77777777" w:rsidR="00BF235B" w:rsidRDefault="00BF235B" w:rsidP="00BF235B">
      <w:pPr>
        <w:pStyle w:val="BodyText"/>
        <w:ind w:left="100"/>
        <w:jc w:val="center"/>
        <w:rPr>
          <w:rFonts w:ascii="Times New Roman"/>
          <w:b w:val="0"/>
          <w:sz w:val="20"/>
        </w:rPr>
      </w:pPr>
      <w:r>
        <w:rPr>
          <w:rFonts w:ascii="Times New Roman"/>
          <w:b w:val="0"/>
          <w:noProof/>
          <w:sz w:val="20"/>
          <w:lang w:val="en-NZ" w:eastAsia="en-NZ"/>
        </w:rPr>
        <w:drawing>
          <wp:inline distT="0" distB="0" distL="0" distR="0" wp14:anchorId="6531D727" wp14:editId="4417D8EC">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305B3380" w14:textId="77777777" w:rsidR="00BF235B" w:rsidRDefault="00BF235B" w:rsidP="00BF235B">
      <w:pPr>
        <w:pStyle w:val="BodyText"/>
        <w:spacing w:before="9"/>
        <w:rPr>
          <w:rFonts w:ascii="Times New Roman"/>
          <w:b w:val="0"/>
          <w:sz w:val="16"/>
        </w:rPr>
      </w:pPr>
      <w:r>
        <w:rPr>
          <w:noProof/>
          <w:lang w:val="en-NZ" w:eastAsia="en-NZ"/>
        </w:rPr>
        <mc:AlternateContent>
          <mc:Choice Requires="wps">
            <w:drawing>
              <wp:anchor distT="0" distB="0" distL="0" distR="0" simplePos="0" relativeHeight="251659264" behindDoc="1" locked="0" layoutInCell="1" allowOverlap="1" wp14:anchorId="61E9A2D5" wp14:editId="5B18C20F">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35D388D2" w14:textId="77777777" w:rsidR="00BF235B" w:rsidRDefault="00BF235B" w:rsidP="00BF235B">
      <w:pPr>
        <w:pStyle w:val="BodyText"/>
        <w:spacing w:before="6"/>
        <w:jc w:val="center"/>
        <w:rPr>
          <w:rFonts w:ascii="Times New Roman"/>
          <w:b w:val="0"/>
          <w:sz w:val="21"/>
        </w:rPr>
      </w:pPr>
    </w:p>
    <w:p w14:paraId="0F34B988" w14:textId="77777777" w:rsidR="00BF235B" w:rsidRDefault="00BF235B" w:rsidP="00BF235B">
      <w:pPr>
        <w:pStyle w:val="BodyText"/>
        <w:spacing w:before="11"/>
        <w:jc w:val="center"/>
      </w:pPr>
      <w:r>
        <w:t>AM804001: Project Management</w:t>
      </w:r>
    </w:p>
    <w:p w14:paraId="74BE56B1" w14:textId="77777777" w:rsidR="00BF235B" w:rsidRDefault="00BF235B" w:rsidP="00BF235B">
      <w:pPr>
        <w:pStyle w:val="BodyText"/>
        <w:spacing w:before="11"/>
        <w:jc w:val="center"/>
      </w:pPr>
      <w:r>
        <w:t>Assessment 1: Case Study</w:t>
      </w:r>
    </w:p>
    <w:p w14:paraId="4510BEA9" w14:textId="77777777" w:rsidR="00BF235B" w:rsidRDefault="00BF235B" w:rsidP="00BF235B">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14:paraId="385ED432"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2E6F24B3" w14:textId="77777777" w:rsidR="00BF235B" w:rsidRDefault="00BF235B" w:rsidP="00C6584D">
            <w:pPr>
              <w:pStyle w:val="TableParagraph"/>
              <w:spacing w:before="67"/>
              <w:ind w:left="2"/>
              <w:rPr>
                <w:b/>
                <w:sz w:val="24"/>
              </w:rPr>
            </w:pPr>
            <w:r>
              <w:rPr>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78DFAF8E" w14:textId="77777777" w:rsidR="00BF235B" w:rsidRDefault="00BF235B" w:rsidP="00C6584D">
            <w:pPr>
              <w:pStyle w:val="TableParagraph"/>
              <w:spacing w:before="67"/>
              <w:rPr>
                <w:sz w:val="24"/>
              </w:rPr>
            </w:pPr>
          </w:p>
        </w:tc>
      </w:tr>
      <w:tr w:rsidR="00BF235B" w14:paraId="237E2998"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8FF5483" w14:textId="77777777" w:rsidR="00BF235B" w:rsidRDefault="00BF235B" w:rsidP="00C6584D">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6659F0F7" w14:textId="77777777" w:rsidR="00BF235B" w:rsidRDefault="00BF235B" w:rsidP="00C6584D">
            <w:pPr>
              <w:pStyle w:val="TableParagraph"/>
              <w:spacing w:before="57"/>
              <w:rPr>
                <w:sz w:val="24"/>
              </w:rPr>
            </w:pPr>
          </w:p>
        </w:tc>
      </w:tr>
      <w:tr w:rsidR="00BF235B" w14:paraId="5BA77C2D"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3A0E7B58" w14:textId="77777777" w:rsidR="00BF235B" w:rsidRDefault="00BF235B" w:rsidP="00C6584D">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589EB19D" w14:textId="77777777" w:rsidR="00BF235B" w:rsidRDefault="00BF235B" w:rsidP="00C6584D">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B10BB49" w14:textId="77777777" w:rsidR="00BF235B" w:rsidRDefault="00BF235B" w:rsidP="00C6584D">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2BEDC4E6" w14:textId="77777777" w:rsidR="00BF235B" w:rsidRDefault="00BF235B" w:rsidP="00C6584D">
            <w:pPr>
              <w:pStyle w:val="TableParagraph"/>
              <w:spacing w:before="57"/>
              <w:ind w:left="10"/>
              <w:rPr>
                <w:sz w:val="24"/>
              </w:rPr>
            </w:pPr>
          </w:p>
        </w:tc>
      </w:tr>
      <w:tr w:rsidR="00BF235B" w14:paraId="193E35A3"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353B545" w14:textId="77777777" w:rsidR="00BF235B" w:rsidRDefault="00BF235B" w:rsidP="00C6584D">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7D5DF99F" w14:textId="77777777" w:rsidR="00BF235B" w:rsidRDefault="00BF235B" w:rsidP="00C6584D">
            <w:pPr>
              <w:pStyle w:val="TableParagraph"/>
              <w:spacing w:before="57"/>
              <w:rPr>
                <w:sz w:val="24"/>
              </w:rPr>
            </w:pPr>
            <w:r>
              <w:rPr>
                <w:sz w:val="24"/>
              </w:rPr>
              <w:t>Submit to Turnitin via Moodle before deadline</w:t>
            </w:r>
          </w:p>
        </w:tc>
      </w:tr>
      <w:tr w:rsidR="00BF235B" w14:paraId="50583601"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029C5ED9" w14:textId="77777777" w:rsidR="00BF235B" w:rsidRDefault="00BF235B" w:rsidP="00C6584D">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43EF59E3" w14:textId="77777777" w:rsidR="00BF235B" w:rsidRDefault="00BF235B" w:rsidP="00C6584D">
            <w:pPr>
              <w:pStyle w:val="TableParagraph"/>
              <w:spacing w:before="57"/>
              <w:rPr>
                <w:sz w:val="24"/>
              </w:rPr>
            </w:pPr>
            <w:r>
              <w:rPr>
                <w:sz w:val="24"/>
              </w:rPr>
              <w:t>30%</w:t>
            </w:r>
          </w:p>
        </w:tc>
      </w:tr>
      <w:tr w:rsidR="00BF235B" w14:paraId="76716FDB"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631C9B5A" w14:textId="77777777" w:rsidR="00BF235B" w:rsidRDefault="00BF235B" w:rsidP="00C6584D">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B80C77A" w14:textId="77777777" w:rsidR="00BF235B" w:rsidRDefault="00BF235B" w:rsidP="00C6584D">
            <w:pPr>
              <w:pStyle w:val="TableParagraph"/>
              <w:spacing w:before="57"/>
              <w:rPr>
                <w:sz w:val="24"/>
              </w:rPr>
            </w:pPr>
            <w:r>
              <w:rPr>
                <w:sz w:val="24"/>
              </w:rPr>
              <w:t>20</w:t>
            </w:r>
          </w:p>
        </w:tc>
      </w:tr>
      <w:tr w:rsidR="00BF235B" w14:paraId="28F0D4D0"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78DD0AE8" w14:textId="77777777" w:rsidR="00BF235B" w:rsidRDefault="00BF235B" w:rsidP="00C6584D">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2F86B47" w14:textId="77777777" w:rsidR="00BF235B" w:rsidRDefault="00BF235B" w:rsidP="00C6584D">
            <w:pPr>
              <w:pStyle w:val="TableParagraph"/>
              <w:spacing w:before="57"/>
              <w:rPr>
                <w:sz w:val="24"/>
              </w:rPr>
            </w:pPr>
            <w:r>
              <w:rPr>
                <w:sz w:val="24"/>
              </w:rPr>
              <w:t>Complete this cover sheet and attach to you your assignment.</w:t>
            </w:r>
          </w:p>
          <w:p w14:paraId="1F386C85"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52A7E91B" w14:textId="77777777" w:rsidR="00BF235B" w:rsidRDefault="00BF235B" w:rsidP="00BF235B">
            <w:pPr>
              <w:pStyle w:val="TableParagraph"/>
              <w:numPr>
                <w:ilvl w:val="0"/>
                <w:numId w:val="8"/>
              </w:numPr>
              <w:tabs>
                <w:tab w:val="left" w:pos="728"/>
                <w:tab w:val="left" w:pos="729"/>
              </w:tabs>
              <w:ind w:right="134"/>
              <w:rPr>
                <w:sz w:val="24"/>
              </w:rPr>
            </w:pPr>
            <w:r>
              <w:rPr>
                <w:sz w:val="24"/>
              </w:rPr>
              <w:t>Collusion, copying or plagiarism may result in</w:t>
            </w:r>
            <w:r>
              <w:rPr>
                <w:spacing w:val="-31"/>
                <w:sz w:val="24"/>
              </w:rPr>
              <w:t xml:space="preserve"> </w:t>
            </w:r>
            <w:r>
              <w:rPr>
                <w:sz w:val="24"/>
              </w:rPr>
              <w:t>disciplinary action.</w:t>
            </w:r>
          </w:p>
          <w:p w14:paraId="0EA692E5" w14:textId="77777777" w:rsidR="00BF235B" w:rsidRDefault="00BF235B" w:rsidP="00BF235B">
            <w:pPr>
              <w:pStyle w:val="TableParagraph"/>
              <w:numPr>
                <w:ilvl w:val="0"/>
                <w:numId w:val="8"/>
              </w:numPr>
              <w:tabs>
                <w:tab w:val="left" w:pos="728"/>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275E05C1"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Word limit is</w:t>
            </w:r>
            <w:r>
              <w:rPr>
                <w:spacing w:val="-3"/>
                <w:sz w:val="24"/>
              </w:rPr>
              <w:t xml:space="preserve"> </w:t>
            </w:r>
            <w:r>
              <w:rPr>
                <w:sz w:val="24"/>
              </w:rPr>
              <w:t>2000</w:t>
            </w:r>
          </w:p>
          <w:p w14:paraId="5D0F772E" w14:textId="77777777" w:rsidR="00BF235B" w:rsidRDefault="00BF235B" w:rsidP="00C6584D">
            <w:pPr>
              <w:pStyle w:val="TableParagraph"/>
              <w:spacing w:before="4"/>
              <w:ind w:left="0"/>
              <w:rPr>
                <w:rFonts w:ascii="Calibri"/>
                <w:b/>
              </w:rPr>
            </w:pPr>
          </w:p>
          <w:p w14:paraId="355C1726" w14:textId="77777777" w:rsidR="00BF235B" w:rsidRDefault="00BF235B" w:rsidP="00C6584D">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BF235B" w14:paraId="002FD219"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3A20F865" w14:textId="77777777" w:rsidR="00BF235B" w:rsidRDefault="00BF235B" w:rsidP="00C6584D">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DE60373" w14:textId="77777777" w:rsidR="00BF235B" w:rsidRDefault="00BF235B" w:rsidP="00C6584D">
            <w:pPr>
              <w:pStyle w:val="TableParagraph"/>
              <w:ind w:left="6"/>
              <w:rPr>
                <w:sz w:val="24"/>
              </w:rPr>
            </w:pPr>
            <w:r>
              <w:rPr>
                <w:sz w:val="24"/>
              </w:rPr>
              <w:t>We confirm that:</w:t>
            </w:r>
          </w:p>
          <w:p w14:paraId="1C1F1491" w14:textId="77777777" w:rsidR="00BF235B" w:rsidRDefault="00BF235B" w:rsidP="00C6584D">
            <w:pPr>
              <w:pStyle w:val="TableParagraph"/>
              <w:spacing w:before="11"/>
              <w:ind w:left="0"/>
              <w:rPr>
                <w:rFonts w:ascii="Calibri"/>
                <w:b/>
              </w:rPr>
            </w:pPr>
          </w:p>
          <w:p w14:paraId="6F64C495" w14:textId="77777777" w:rsidR="00BF235B" w:rsidRDefault="00BF235B" w:rsidP="00C6584D">
            <w:pPr>
              <w:pStyle w:val="TableParagraph"/>
              <w:ind w:left="6"/>
              <w:rPr>
                <w:sz w:val="24"/>
              </w:rPr>
            </w:pPr>
            <w:r>
              <w:rPr>
                <w:sz w:val="24"/>
              </w:rPr>
              <w:t>This is an original assessment and is entirely my own work.</w:t>
            </w:r>
          </w:p>
          <w:p w14:paraId="07D67408" w14:textId="77777777" w:rsidR="00BF235B" w:rsidRDefault="00BF235B" w:rsidP="00C6584D">
            <w:pPr>
              <w:pStyle w:val="TableParagraph"/>
              <w:spacing w:before="11"/>
              <w:ind w:left="0"/>
              <w:rPr>
                <w:rFonts w:ascii="Calibri"/>
                <w:b/>
              </w:rPr>
            </w:pPr>
          </w:p>
          <w:p w14:paraId="492DF999" w14:textId="77777777" w:rsidR="00BF235B" w:rsidRDefault="00BF235B" w:rsidP="00C6584D">
            <w:pPr>
              <w:pStyle w:val="TableParagraph"/>
              <w:spacing w:before="1"/>
              <w:ind w:left="6" w:right="362"/>
              <w:rPr>
                <w:sz w:val="24"/>
              </w:rPr>
            </w:pPr>
            <w:r>
              <w:rPr>
                <w:sz w:val="24"/>
              </w:rPr>
              <w:t>Where ideas, tables, diagrams etc. of other writers have been used, we have acknowledged the source in every case.</w:t>
            </w:r>
          </w:p>
          <w:p w14:paraId="03CD403F" w14:textId="77777777" w:rsidR="00BF235B" w:rsidRDefault="00BF235B" w:rsidP="00C6584D">
            <w:pPr>
              <w:pStyle w:val="TableParagraph"/>
              <w:spacing w:before="11"/>
              <w:ind w:left="0"/>
              <w:rPr>
                <w:rFonts w:ascii="Calibri"/>
                <w:b/>
              </w:rPr>
            </w:pPr>
          </w:p>
          <w:p w14:paraId="7426664F" w14:textId="77777777" w:rsidR="00BF235B" w:rsidRDefault="00BF235B" w:rsidP="00C6584D">
            <w:pPr>
              <w:pStyle w:val="TableParagraph"/>
              <w:spacing w:line="270" w:lineRule="atLeast"/>
              <w:ind w:left="6" w:right="989"/>
              <w:rPr>
                <w:sz w:val="24"/>
              </w:rPr>
            </w:pPr>
            <w:r>
              <w:rPr>
                <w:sz w:val="24"/>
              </w:rPr>
              <w:t>This assignment has not been, nor will be, submitted as assessed work for any other academic course.</w:t>
            </w:r>
          </w:p>
        </w:tc>
      </w:tr>
      <w:tr w:rsidR="00BF235B" w14:paraId="475BDDD7"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459BC40D" w14:textId="77777777" w:rsidR="00BF235B" w:rsidRDefault="00BF235B" w:rsidP="00C6584D">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03BCFEB2" w14:textId="77777777" w:rsidR="00BF235B" w:rsidRDefault="00BF235B" w:rsidP="00C6584D">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0483979C" w14:textId="77777777" w:rsidR="00BF235B" w:rsidRDefault="00BF235B" w:rsidP="00C6584D">
            <w:pPr>
              <w:pStyle w:val="TableParagraph"/>
              <w:spacing w:line="256" w:lineRule="exact"/>
              <w:ind w:left="9"/>
              <w:rPr>
                <w:sz w:val="24"/>
              </w:rPr>
            </w:pPr>
            <w:r>
              <w:rPr>
                <w:sz w:val="24"/>
              </w:rPr>
              <w:t>Signature</w:t>
            </w:r>
          </w:p>
        </w:tc>
      </w:tr>
      <w:tr w:rsidR="00BF235B" w14:paraId="4EA5E3CC"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2A5A545A" w14:textId="77777777" w:rsidR="00BF235B" w:rsidRDefault="00BF235B" w:rsidP="00C6584D">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6662D2F7" w14:textId="77777777" w:rsidR="00BF235B" w:rsidRDefault="00BF235B" w:rsidP="007E04F0">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78443880" w14:textId="77777777" w:rsidR="00BF235B" w:rsidRDefault="00BF235B" w:rsidP="00C6584D">
            <w:pPr>
              <w:pStyle w:val="TableParagraph"/>
              <w:spacing w:before="5"/>
              <w:ind w:left="0"/>
              <w:rPr>
                <w:rFonts w:ascii="Calibri"/>
                <w:b/>
                <w:sz w:val="8"/>
              </w:rPr>
            </w:pPr>
          </w:p>
          <w:p w14:paraId="6C38807B" w14:textId="77777777" w:rsidR="00BF235B" w:rsidRDefault="00BF235B" w:rsidP="00C6584D">
            <w:pPr>
              <w:pStyle w:val="TableParagraph"/>
              <w:ind w:left="233"/>
              <w:rPr>
                <w:rFonts w:ascii="Calibri"/>
                <w:sz w:val="20"/>
              </w:rPr>
            </w:pPr>
          </w:p>
        </w:tc>
      </w:tr>
      <w:tr w:rsidR="00BF235B" w14:paraId="353505E0"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4D20DF5A" w14:textId="77777777" w:rsidR="00BF235B" w:rsidRDefault="00BF235B" w:rsidP="00C6584D">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01255C29" w14:textId="77777777" w:rsidR="00BF235B" w:rsidRDefault="00BF235B" w:rsidP="00C6584D">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114D49EB" w14:textId="77777777" w:rsidR="00BF235B" w:rsidRDefault="00BF235B" w:rsidP="00C6584D">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5D19789D" w14:textId="77777777" w:rsidR="00BF235B" w:rsidRDefault="007E04F0" w:rsidP="00C6584D">
            <w:pPr>
              <w:pStyle w:val="TableParagraph"/>
              <w:ind w:left="0"/>
              <w:rPr>
                <w:rFonts w:ascii="Times New Roman"/>
                <w:sz w:val="20"/>
              </w:rPr>
            </w:pPr>
            <w:r>
              <w:rPr>
                <w:rFonts w:ascii="Times New Roman"/>
                <w:sz w:val="20"/>
              </w:rPr>
              <w:t xml:space="preserve"> 1</w:t>
            </w:r>
          </w:p>
        </w:tc>
      </w:tr>
    </w:tbl>
    <w:p w14:paraId="4E2F34A5" w14:textId="77777777" w:rsidR="00BF235B" w:rsidRDefault="00BF235B" w:rsidP="00BF235B"/>
    <w:p w14:paraId="040388B8" w14:textId="77777777" w:rsidR="00165C51" w:rsidRDefault="00165C51" w:rsidP="00743157">
      <w:pPr>
        <w:spacing w:line="276" w:lineRule="auto"/>
        <w:ind w:left="720" w:hanging="360"/>
        <w:jc w:val="both"/>
      </w:pPr>
    </w:p>
    <w:p w14:paraId="16A0A81A" w14:textId="77777777" w:rsidR="00165C51" w:rsidRPr="00CD2D73" w:rsidRDefault="00CD2D73">
      <w:pPr>
        <w:rPr>
          <w:rFonts w:ascii="Calibri" w:eastAsia="Calibri" w:hAnsi="Calibri" w:cs="Calibri"/>
          <w:b/>
          <w:bCs/>
          <w:sz w:val="44"/>
          <w:szCs w:val="44"/>
          <w:lang w:val="en-US"/>
        </w:rPr>
      </w:pPr>
      <w:r>
        <w:br w:type="page"/>
      </w:r>
    </w:p>
    <w:sdt>
      <w:sdtPr>
        <w:rPr>
          <w:rFonts w:asciiTheme="minorHAnsi" w:eastAsiaTheme="minorHAnsi" w:hAnsiTheme="minorHAnsi" w:cstheme="minorBidi"/>
          <w:color w:val="auto"/>
          <w:sz w:val="22"/>
          <w:szCs w:val="22"/>
          <w:lang w:val="en-IN"/>
        </w:rPr>
        <w:id w:val="-1524785165"/>
        <w:docPartObj>
          <w:docPartGallery w:val="Table of Contents"/>
          <w:docPartUnique/>
        </w:docPartObj>
      </w:sdtPr>
      <w:sdtEndPr>
        <w:rPr>
          <w:b/>
          <w:bCs/>
          <w:noProof/>
        </w:rPr>
      </w:sdtEndPr>
      <w:sdtContent>
        <w:p w14:paraId="2C5DBC32" w14:textId="77777777" w:rsidR="00CD2D73" w:rsidRPr="00CD2D73" w:rsidRDefault="00CD2D73">
          <w:pPr>
            <w:pStyle w:val="TOCHeading"/>
            <w:rPr>
              <w:rFonts w:ascii="Times New Roman" w:hAnsi="Times New Roman" w:cs="Times New Roman"/>
              <w:b/>
              <w:bCs/>
            </w:rPr>
          </w:pPr>
          <w:r w:rsidRPr="00CD2D73">
            <w:rPr>
              <w:rFonts w:ascii="Times New Roman" w:hAnsi="Times New Roman" w:cs="Times New Roman"/>
              <w:b/>
              <w:bCs/>
            </w:rPr>
            <w:t>CONTENTS</w:t>
          </w:r>
        </w:p>
        <w:p w14:paraId="555E643A" w14:textId="4247C9CA" w:rsidR="001B05BF"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191072375" w:history="1">
            <w:r w:rsidR="001B05BF" w:rsidRPr="00A02332">
              <w:rPr>
                <w:rStyle w:val="Hyperlink"/>
                <w:rFonts w:ascii="Times New Roman" w:hAnsi="Times New Roman" w:cs="Times New Roman"/>
                <w:b/>
                <w:bCs/>
                <w:noProof/>
              </w:rPr>
              <w:t>1.</w:t>
            </w:r>
            <w:r w:rsidR="001B05BF">
              <w:rPr>
                <w:rFonts w:eastAsiaTheme="minorEastAsia"/>
                <w:noProof/>
                <w:kern w:val="2"/>
                <w:sz w:val="24"/>
                <w:szCs w:val="24"/>
                <w:lang w:val="en-NZ" w:eastAsia="ja-JP"/>
                <w14:ligatures w14:val="standardContextual"/>
              </w:rPr>
              <w:tab/>
            </w:r>
            <w:r w:rsidR="001B05BF" w:rsidRPr="00A02332">
              <w:rPr>
                <w:rStyle w:val="Hyperlink"/>
                <w:rFonts w:ascii="Times New Roman" w:hAnsi="Times New Roman" w:cs="Times New Roman"/>
                <w:b/>
                <w:bCs/>
                <w:noProof/>
              </w:rPr>
              <w:t>Introduction</w:t>
            </w:r>
            <w:r w:rsidR="001B05BF">
              <w:rPr>
                <w:noProof/>
                <w:webHidden/>
              </w:rPr>
              <w:tab/>
            </w:r>
            <w:r w:rsidR="001B05BF">
              <w:rPr>
                <w:noProof/>
                <w:webHidden/>
              </w:rPr>
              <w:fldChar w:fldCharType="begin"/>
            </w:r>
            <w:r w:rsidR="001B05BF">
              <w:rPr>
                <w:noProof/>
                <w:webHidden/>
              </w:rPr>
              <w:instrText xml:space="preserve"> PAGEREF _Toc191072375 \h </w:instrText>
            </w:r>
            <w:r w:rsidR="001B05BF">
              <w:rPr>
                <w:noProof/>
                <w:webHidden/>
              </w:rPr>
            </w:r>
            <w:r w:rsidR="001B05BF">
              <w:rPr>
                <w:noProof/>
                <w:webHidden/>
              </w:rPr>
              <w:fldChar w:fldCharType="separate"/>
            </w:r>
            <w:r w:rsidR="001B05BF">
              <w:rPr>
                <w:noProof/>
                <w:webHidden/>
              </w:rPr>
              <w:t>5</w:t>
            </w:r>
            <w:r w:rsidR="001B05BF">
              <w:rPr>
                <w:noProof/>
                <w:webHidden/>
              </w:rPr>
              <w:fldChar w:fldCharType="end"/>
            </w:r>
          </w:hyperlink>
        </w:p>
        <w:p w14:paraId="7A5B7B76" w14:textId="4F494F8F"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0" w:history="1">
            <w:r w:rsidRPr="00A02332">
              <w:rPr>
                <w:rStyle w:val="Hyperlink"/>
                <w:rFonts w:ascii="Times New Roman" w:hAnsi="Times New Roman" w:cs="Times New Roman"/>
                <w:b/>
                <w:bCs/>
                <w:noProof/>
              </w:rPr>
              <w:t>Project Management Methodologies (</w:t>
            </w:r>
            <w:r w:rsidRPr="00A02332">
              <w:rPr>
                <w:rStyle w:val="Hyperlink"/>
                <w:rFonts w:ascii="Times New Roman" w:hAnsi="Times New Roman" w:cs="Times New Roman"/>
                <w:b/>
                <w:bCs/>
                <w:noProof/>
                <w:lang w:val="en-NZ"/>
              </w:rPr>
              <w:t>VR Learning Platform for Healthcare Training</w:t>
            </w:r>
            <w:r w:rsidRPr="00A02332">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_Toc191072380 \h </w:instrText>
            </w:r>
            <w:r>
              <w:rPr>
                <w:noProof/>
                <w:webHidden/>
              </w:rPr>
            </w:r>
            <w:r>
              <w:rPr>
                <w:noProof/>
                <w:webHidden/>
              </w:rPr>
              <w:fldChar w:fldCharType="separate"/>
            </w:r>
            <w:r>
              <w:rPr>
                <w:noProof/>
                <w:webHidden/>
              </w:rPr>
              <w:t>5</w:t>
            </w:r>
            <w:r>
              <w:rPr>
                <w:noProof/>
                <w:webHidden/>
              </w:rPr>
              <w:fldChar w:fldCharType="end"/>
            </w:r>
          </w:hyperlink>
        </w:p>
        <w:p w14:paraId="229C450C" w14:textId="4B72A688"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1" w:history="1">
            <w:r w:rsidRPr="00A02332">
              <w:rPr>
                <w:rStyle w:val="Hyperlink"/>
                <w:rFonts w:ascii="Times New Roman" w:hAnsi="Times New Roman" w:cs="Times New Roman"/>
                <w:b/>
                <w:bCs/>
                <w:noProof/>
              </w:rPr>
              <w:t>2.1 WATERFALL</w:t>
            </w:r>
            <w:r>
              <w:rPr>
                <w:noProof/>
                <w:webHidden/>
              </w:rPr>
              <w:tab/>
            </w:r>
            <w:r>
              <w:rPr>
                <w:noProof/>
                <w:webHidden/>
              </w:rPr>
              <w:fldChar w:fldCharType="begin"/>
            </w:r>
            <w:r>
              <w:rPr>
                <w:noProof/>
                <w:webHidden/>
              </w:rPr>
              <w:instrText xml:space="preserve"> PAGEREF _Toc191072381 \h </w:instrText>
            </w:r>
            <w:r>
              <w:rPr>
                <w:noProof/>
                <w:webHidden/>
              </w:rPr>
            </w:r>
            <w:r>
              <w:rPr>
                <w:noProof/>
                <w:webHidden/>
              </w:rPr>
              <w:fldChar w:fldCharType="separate"/>
            </w:r>
            <w:r>
              <w:rPr>
                <w:noProof/>
                <w:webHidden/>
              </w:rPr>
              <w:t>5</w:t>
            </w:r>
            <w:r>
              <w:rPr>
                <w:noProof/>
                <w:webHidden/>
              </w:rPr>
              <w:fldChar w:fldCharType="end"/>
            </w:r>
          </w:hyperlink>
        </w:p>
        <w:p w14:paraId="2E44E81F" w14:textId="43041555"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4" w:history="1">
            <w:r w:rsidRPr="00A02332">
              <w:rPr>
                <w:rStyle w:val="Hyperlink"/>
                <w:rFonts w:ascii="Times New Roman" w:hAnsi="Times New Roman" w:cs="Times New Roman"/>
                <w:b/>
                <w:noProof/>
              </w:rPr>
              <w:t>2.2 SCRUM</w:t>
            </w:r>
            <w:r>
              <w:rPr>
                <w:noProof/>
                <w:webHidden/>
              </w:rPr>
              <w:tab/>
            </w:r>
            <w:r>
              <w:rPr>
                <w:noProof/>
                <w:webHidden/>
              </w:rPr>
              <w:fldChar w:fldCharType="begin"/>
            </w:r>
            <w:r>
              <w:rPr>
                <w:noProof/>
                <w:webHidden/>
              </w:rPr>
              <w:instrText xml:space="preserve"> PAGEREF _Toc191072384 \h </w:instrText>
            </w:r>
            <w:r>
              <w:rPr>
                <w:noProof/>
                <w:webHidden/>
              </w:rPr>
            </w:r>
            <w:r>
              <w:rPr>
                <w:noProof/>
                <w:webHidden/>
              </w:rPr>
              <w:fldChar w:fldCharType="separate"/>
            </w:r>
            <w:r>
              <w:rPr>
                <w:noProof/>
                <w:webHidden/>
              </w:rPr>
              <w:t>7</w:t>
            </w:r>
            <w:r>
              <w:rPr>
                <w:noProof/>
                <w:webHidden/>
              </w:rPr>
              <w:fldChar w:fldCharType="end"/>
            </w:r>
          </w:hyperlink>
        </w:p>
        <w:p w14:paraId="2489AC5A" w14:textId="1DB15D55" w:rsidR="001B05BF" w:rsidRDefault="001B05BF">
          <w:pPr>
            <w:pStyle w:val="TOC2"/>
            <w:tabs>
              <w:tab w:val="left" w:pos="960"/>
              <w:tab w:val="right" w:leader="dot" w:pos="9016"/>
            </w:tabs>
            <w:rPr>
              <w:rFonts w:eastAsiaTheme="minorEastAsia"/>
              <w:noProof/>
              <w:kern w:val="2"/>
              <w:sz w:val="24"/>
              <w:szCs w:val="24"/>
              <w:lang w:val="en-NZ" w:eastAsia="ja-JP"/>
              <w14:ligatures w14:val="standardContextual"/>
            </w:rPr>
          </w:pPr>
          <w:hyperlink w:anchor="_Toc191072385" w:history="1">
            <w:r w:rsidRPr="00A02332">
              <w:rPr>
                <w:rStyle w:val="Hyperlink"/>
                <w:rFonts w:ascii="Times New Roman" w:hAnsi="Times New Roman" w:cs="Times New Roman"/>
                <w:b/>
                <w:bCs/>
                <w:noProof/>
              </w:rPr>
              <w:t>2.3</w:t>
            </w:r>
            <w:r>
              <w:rPr>
                <w:rFonts w:eastAsiaTheme="minorEastAsia"/>
                <w:noProof/>
                <w:kern w:val="2"/>
                <w:sz w:val="24"/>
                <w:szCs w:val="24"/>
                <w:lang w:val="en-NZ" w:eastAsia="ja-JP"/>
                <w14:ligatures w14:val="standardContextual"/>
              </w:rPr>
              <w:tab/>
            </w:r>
            <w:r w:rsidRPr="00A02332">
              <w:rPr>
                <w:rStyle w:val="Hyperlink"/>
                <w:rFonts w:ascii="Times New Roman" w:hAnsi="Times New Roman" w:cs="Times New Roman"/>
                <w:b/>
                <w:bCs/>
                <w:noProof/>
              </w:rPr>
              <w:t>EXTREME PROGRAMMING (XP)</w:t>
            </w:r>
            <w:r>
              <w:rPr>
                <w:noProof/>
                <w:webHidden/>
              </w:rPr>
              <w:tab/>
            </w:r>
            <w:r>
              <w:rPr>
                <w:noProof/>
                <w:webHidden/>
              </w:rPr>
              <w:fldChar w:fldCharType="begin"/>
            </w:r>
            <w:r>
              <w:rPr>
                <w:noProof/>
                <w:webHidden/>
              </w:rPr>
              <w:instrText xml:space="preserve"> PAGEREF _Toc191072385 \h </w:instrText>
            </w:r>
            <w:r>
              <w:rPr>
                <w:noProof/>
                <w:webHidden/>
              </w:rPr>
            </w:r>
            <w:r>
              <w:rPr>
                <w:noProof/>
                <w:webHidden/>
              </w:rPr>
              <w:fldChar w:fldCharType="separate"/>
            </w:r>
            <w:r>
              <w:rPr>
                <w:noProof/>
                <w:webHidden/>
              </w:rPr>
              <w:t>9</w:t>
            </w:r>
            <w:r>
              <w:rPr>
                <w:noProof/>
                <w:webHidden/>
              </w:rPr>
              <w:fldChar w:fldCharType="end"/>
            </w:r>
          </w:hyperlink>
        </w:p>
        <w:p w14:paraId="696C96B8" w14:textId="30689222"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8" w:history="1">
            <w:r w:rsidRPr="00A02332">
              <w:rPr>
                <w:rStyle w:val="Hyperlink"/>
                <w:rFonts w:ascii="Times New Roman" w:hAnsi="Times New Roman" w:cs="Times New Roman"/>
                <w:b/>
                <w:bCs/>
                <w:noProof/>
              </w:rPr>
              <w:t>Critical evaluation of chosen methodology …</w:t>
            </w:r>
            <w:r>
              <w:rPr>
                <w:noProof/>
                <w:webHidden/>
              </w:rPr>
              <w:tab/>
            </w:r>
            <w:r>
              <w:rPr>
                <w:noProof/>
                <w:webHidden/>
              </w:rPr>
              <w:fldChar w:fldCharType="begin"/>
            </w:r>
            <w:r>
              <w:rPr>
                <w:noProof/>
                <w:webHidden/>
              </w:rPr>
              <w:instrText xml:space="preserve"> PAGEREF _Toc191072388 \h </w:instrText>
            </w:r>
            <w:r>
              <w:rPr>
                <w:noProof/>
                <w:webHidden/>
              </w:rPr>
            </w:r>
            <w:r>
              <w:rPr>
                <w:noProof/>
                <w:webHidden/>
              </w:rPr>
              <w:fldChar w:fldCharType="separate"/>
            </w:r>
            <w:r>
              <w:rPr>
                <w:noProof/>
                <w:webHidden/>
              </w:rPr>
              <w:t>10</w:t>
            </w:r>
            <w:r>
              <w:rPr>
                <w:noProof/>
                <w:webHidden/>
              </w:rPr>
              <w:fldChar w:fldCharType="end"/>
            </w:r>
          </w:hyperlink>
        </w:p>
        <w:p w14:paraId="05DEFA32" w14:textId="39572E61"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9" w:history="1">
            <w:r w:rsidRPr="00A02332">
              <w:rPr>
                <w:rStyle w:val="Hyperlink"/>
                <w:rFonts w:ascii="Times New Roman" w:hAnsi="Times New Roman" w:cs="Times New Roman"/>
                <w:b/>
                <w:noProof/>
              </w:rPr>
              <w:t>4. MAORI INCLUSION IN THE PROJECT</w:t>
            </w:r>
            <w:r>
              <w:rPr>
                <w:noProof/>
                <w:webHidden/>
              </w:rPr>
              <w:tab/>
            </w:r>
            <w:r>
              <w:rPr>
                <w:noProof/>
                <w:webHidden/>
              </w:rPr>
              <w:fldChar w:fldCharType="begin"/>
            </w:r>
            <w:r>
              <w:rPr>
                <w:noProof/>
                <w:webHidden/>
              </w:rPr>
              <w:instrText xml:space="preserve"> PAGEREF _Toc191072389 \h </w:instrText>
            </w:r>
            <w:r>
              <w:rPr>
                <w:noProof/>
                <w:webHidden/>
              </w:rPr>
            </w:r>
            <w:r>
              <w:rPr>
                <w:noProof/>
                <w:webHidden/>
              </w:rPr>
              <w:fldChar w:fldCharType="separate"/>
            </w:r>
            <w:r>
              <w:rPr>
                <w:noProof/>
                <w:webHidden/>
              </w:rPr>
              <w:t>11</w:t>
            </w:r>
            <w:r>
              <w:rPr>
                <w:noProof/>
                <w:webHidden/>
              </w:rPr>
              <w:fldChar w:fldCharType="end"/>
            </w:r>
          </w:hyperlink>
        </w:p>
        <w:p w14:paraId="56311279" w14:textId="4B2A1EAF"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90" w:history="1">
            <w:r w:rsidRPr="00A0233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_Toc191072390 \h </w:instrText>
            </w:r>
            <w:r>
              <w:rPr>
                <w:noProof/>
                <w:webHidden/>
              </w:rPr>
            </w:r>
            <w:r>
              <w:rPr>
                <w:noProof/>
                <w:webHidden/>
              </w:rPr>
              <w:fldChar w:fldCharType="separate"/>
            </w:r>
            <w:r>
              <w:rPr>
                <w:noProof/>
                <w:webHidden/>
              </w:rPr>
              <w:t>13</w:t>
            </w:r>
            <w:r>
              <w:rPr>
                <w:noProof/>
                <w:webHidden/>
              </w:rPr>
              <w:fldChar w:fldCharType="end"/>
            </w:r>
          </w:hyperlink>
        </w:p>
        <w:p w14:paraId="01532EDB" w14:textId="339EA2A5" w:rsidR="00CD2D73" w:rsidRDefault="00CD2D73">
          <w:r w:rsidRPr="00CD2D73">
            <w:rPr>
              <w:rFonts w:ascii="Times New Roman" w:hAnsi="Times New Roman" w:cs="Times New Roman"/>
              <w:b/>
              <w:bCs/>
              <w:noProof/>
              <w:sz w:val="24"/>
              <w:szCs w:val="24"/>
            </w:rPr>
            <w:fldChar w:fldCharType="end"/>
          </w:r>
        </w:p>
      </w:sdtContent>
    </w:sdt>
    <w:p w14:paraId="6F392E25" w14:textId="77777777" w:rsidR="00E92F33" w:rsidRDefault="00E92F33">
      <w:pPr>
        <w:pStyle w:val="TOC1"/>
        <w:tabs>
          <w:tab w:val="right" w:leader="dot" w:pos="9016"/>
        </w:tabs>
        <w:rPr>
          <w:noProof/>
        </w:rPr>
      </w:pPr>
      <w:r>
        <w:fldChar w:fldCharType="begin"/>
      </w:r>
      <w:r>
        <w:instrText xml:space="preserve"> TOC \o "1-3" \h \z \u </w:instrText>
      </w:r>
      <w:r>
        <w:fldChar w:fldCharType="separate"/>
      </w:r>
    </w:p>
    <w:p w14:paraId="7FAC302F" w14:textId="77777777" w:rsidR="00165C51" w:rsidRDefault="00E92F33" w:rsidP="00743157">
      <w:pPr>
        <w:spacing w:line="276" w:lineRule="auto"/>
        <w:ind w:left="720" w:hanging="360"/>
        <w:jc w:val="both"/>
      </w:pPr>
      <w:r>
        <w:fldChar w:fldCharType="end"/>
      </w:r>
    </w:p>
    <w:p w14:paraId="0BC1724A" w14:textId="77777777" w:rsidR="00165C51" w:rsidRDefault="00165C51">
      <w:r>
        <w:br w:type="page"/>
      </w:r>
    </w:p>
    <w:p w14:paraId="174A3410" w14:textId="77777777" w:rsidR="00165C51" w:rsidRDefault="00165C51" w:rsidP="00743157">
      <w:pPr>
        <w:spacing w:line="276" w:lineRule="auto"/>
        <w:ind w:left="720" w:hanging="360"/>
        <w:jc w:val="both"/>
      </w:pPr>
    </w:p>
    <w:p w14:paraId="14BBFF9D" w14:textId="77777777"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1072375"/>
      <w:r w:rsidRPr="00CD2D73">
        <w:rPr>
          <w:rFonts w:ascii="Times New Roman" w:hAnsi="Times New Roman" w:cs="Times New Roman"/>
          <w:b/>
          <w:bCs/>
          <w:sz w:val="28"/>
          <w:szCs w:val="28"/>
        </w:rPr>
        <w:t>Introduction</w:t>
      </w:r>
      <w:bookmarkEnd w:id="0"/>
    </w:p>
    <w:p w14:paraId="1511BD69" w14:textId="4D0E52FA" w:rsidR="00AF1F75" w:rsidRPr="00AF1F75" w:rsidRDefault="0001005B" w:rsidP="00AF1F75">
      <w:pPr>
        <w:pStyle w:val="Heading1"/>
        <w:ind w:firstLine="360"/>
        <w:rPr>
          <w:rFonts w:ascii="Times New Roman" w:eastAsiaTheme="minorHAnsi" w:hAnsi="Times New Roman" w:cs="Times New Roman"/>
          <w:color w:val="auto"/>
          <w:sz w:val="24"/>
          <w:szCs w:val="24"/>
        </w:rPr>
      </w:pPr>
      <w:bookmarkStart w:id="1" w:name="_Toc190961183"/>
      <w:bookmarkStart w:id="2" w:name="_Toc191072376"/>
      <w:r w:rsidRPr="0001005B">
        <w:rPr>
          <w:rFonts w:ascii="Times New Roman" w:eastAsiaTheme="minorHAnsi" w:hAnsi="Times New Roman" w:cs="Times New Roman"/>
          <w:color w:val="auto"/>
          <w:sz w:val="24"/>
          <w:szCs w:val="24"/>
        </w:rPr>
        <w:t>This report focuses on the case study of developing a Virtual Reality (VR) Learning Platform for Healthcare Training at Otago Polytechnic. The goal of this initiative is to establish an immersive VR space where healthcare and nursing students can engage in simulated medical procedures, practicing tasks such as patient diagnosis and emergency response within a virtual hospital environment. The platform will feature multi-user functionality, allowing students to collaborate in real time, and will also need to seamlessly integrate with the Polytechnic's current Learning Management System (LMS)</w:t>
      </w:r>
      <w:r w:rsidR="00AF1F75" w:rsidRPr="00AF1F75">
        <w:rPr>
          <w:rFonts w:ascii="Times New Roman" w:eastAsiaTheme="minorHAnsi" w:hAnsi="Times New Roman" w:cs="Times New Roman"/>
          <w:color w:val="auto"/>
          <w:sz w:val="24"/>
          <w:szCs w:val="24"/>
        </w:rPr>
        <w:t>. Additionally, the project must incorporate culturally responsive healthcare practices rooted in Iwi/Māori health frameworks and traditions.</w:t>
      </w:r>
      <w:bookmarkEnd w:id="1"/>
      <w:bookmarkEnd w:id="2"/>
    </w:p>
    <w:p w14:paraId="55BF4288" w14:textId="13C69D0B"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3" w:name="_Toc190961184"/>
      <w:bookmarkStart w:id="4" w:name="_Toc191072377"/>
      <w:r w:rsidRPr="00AF1F75">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3"/>
      <w:bookmarkEnd w:id="4"/>
    </w:p>
    <w:p w14:paraId="25684DF9" w14:textId="77777777"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5" w:name="_Toc190961185"/>
      <w:bookmarkStart w:id="6" w:name="_Toc191072378"/>
      <w:commentRangeStart w:id="7"/>
      <w:r w:rsidRPr="00AF1F75">
        <w:rPr>
          <w:rFonts w:ascii="Times New Roman" w:eastAsiaTheme="minorHAnsi" w:hAnsi="Times New Roman" w:cs="Times New Roman"/>
          <w:color w:val="auto"/>
          <w:sz w:val="24"/>
          <w:szCs w:val="24"/>
        </w:rPr>
        <w:t xml:space="preserve">In the current COVID-19 situation, the demand for virtual learning tools has increased significantly, making this project timely and relevant. </w:t>
      </w:r>
      <w:commentRangeEnd w:id="7"/>
      <w:r w:rsidR="002331C7">
        <w:rPr>
          <w:rStyle w:val="CommentReference"/>
          <w:rFonts w:asciiTheme="minorHAnsi" w:eastAsiaTheme="minorHAnsi" w:hAnsiTheme="minorHAnsi" w:cstheme="minorBidi"/>
          <w:color w:val="auto"/>
        </w:rPr>
        <w:commentReference w:id="7"/>
      </w:r>
      <w:r w:rsidRPr="00AF1F75">
        <w:rPr>
          <w:rFonts w:ascii="Times New Roman" w:eastAsiaTheme="minorHAnsi" w:hAnsi="Times New Roman" w:cs="Times New Roman"/>
          <w:color w:val="auto"/>
          <w:sz w:val="24"/>
          <w:szCs w:val="24"/>
        </w:rPr>
        <w:t>However, the project may face challenges such as technological limitations, user resistance, and the need for culturally sensitive content.</w:t>
      </w:r>
      <w:bookmarkEnd w:id="5"/>
      <w:bookmarkEnd w:id="6"/>
    </w:p>
    <w:p w14:paraId="01B948E8" w14:textId="7B17BF62" w:rsidR="00DB449A" w:rsidRDefault="00AF1F75" w:rsidP="004842A6">
      <w:pPr>
        <w:pStyle w:val="Heading1"/>
        <w:ind w:firstLine="360"/>
        <w:rPr>
          <w:rFonts w:ascii="Times New Roman" w:eastAsiaTheme="minorHAnsi" w:hAnsi="Times New Roman" w:cs="Times New Roman"/>
          <w:color w:val="auto"/>
          <w:sz w:val="24"/>
          <w:szCs w:val="24"/>
        </w:rPr>
      </w:pPr>
      <w:bookmarkStart w:id="8" w:name="_Toc190961186"/>
      <w:bookmarkStart w:id="9" w:name="_Toc191072379"/>
      <w:r w:rsidRPr="00AF1F75">
        <w:rPr>
          <w:rFonts w:ascii="Times New Roman" w:eastAsiaTheme="minorHAnsi" w:hAnsi="Times New Roman" w:cs="Times New Roman"/>
          <w:color w:val="auto"/>
          <w:sz w:val="24"/>
          <w:szCs w:val="24"/>
        </w:rPr>
        <w:t xml:space="preserve">To carry out this project, three project management methodologies have been suggested: Waterfall, Scrum, and </w:t>
      </w:r>
      <w:r w:rsidR="00D15F59">
        <w:rPr>
          <w:rFonts w:ascii="Times New Roman" w:eastAsiaTheme="minorHAnsi" w:hAnsi="Times New Roman" w:cs="Times New Roman"/>
          <w:color w:val="auto"/>
          <w:sz w:val="24"/>
          <w:szCs w:val="24"/>
        </w:rPr>
        <w:t xml:space="preserve">Extreme Programming. </w:t>
      </w:r>
      <w:r w:rsidRPr="00AF1F75">
        <w:rPr>
          <w:rFonts w:ascii="Times New Roman" w:eastAsiaTheme="minorHAnsi" w:hAnsi="Times New Roman" w:cs="Times New Roman"/>
          <w:color w:val="auto"/>
          <w:sz w:val="24"/>
          <w:szCs w:val="24"/>
        </w:rPr>
        <w:t xml:space="preserve">Out of these, Scrum is considered the most appropriate methodology for this project due to its flexibility, iterative approach, and ability to handle complex, evolving </w:t>
      </w:r>
      <w:commentRangeStart w:id="10"/>
      <w:r w:rsidRPr="00AF1F75">
        <w:rPr>
          <w:rFonts w:ascii="Times New Roman" w:eastAsiaTheme="minorHAnsi" w:hAnsi="Times New Roman" w:cs="Times New Roman"/>
          <w:color w:val="auto"/>
          <w:sz w:val="24"/>
          <w:szCs w:val="24"/>
        </w:rPr>
        <w:t>requirements</w:t>
      </w:r>
      <w:commentRangeEnd w:id="10"/>
      <w:r w:rsidR="002331C7">
        <w:rPr>
          <w:rStyle w:val="CommentReference"/>
          <w:rFonts w:asciiTheme="minorHAnsi" w:eastAsiaTheme="minorHAnsi" w:hAnsiTheme="minorHAnsi" w:cstheme="minorBidi"/>
          <w:color w:val="auto"/>
        </w:rPr>
        <w:commentReference w:id="10"/>
      </w:r>
      <w:r w:rsidRPr="00AF1F75">
        <w:rPr>
          <w:rFonts w:ascii="Times New Roman" w:eastAsiaTheme="minorHAnsi" w:hAnsi="Times New Roman" w:cs="Times New Roman"/>
          <w:color w:val="auto"/>
          <w:sz w:val="24"/>
          <w:szCs w:val="24"/>
        </w:rPr>
        <w:t>.</w:t>
      </w:r>
      <w:bookmarkEnd w:id="8"/>
      <w:bookmarkEnd w:id="9"/>
      <w:r w:rsidR="002331C7">
        <w:rPr>
          <w:rFonts w:ascii="Times New Roman" w:eastAsiaTheme="minorHAnsi" w:hAnsi="Times New Roman" w:cs="Times New Roman"/>
          <w:color w:val="auto"/>
          <w:sz w:val="24"/>
          <w:szCs w:val="24"/>
        </w:rPr>
        <w:t xml:space="preserve">  </w:t>
      </w:r>
    </w:p>
    <w:p w14:paraId="58710E86" w14:textId="77777777" w:rsidR="00DB449A" w:rsidRDefault="00DB449A" w:rsidP="00DB449A">
      <w:pPr>
        <w:pStyle w:val="Heading1"/>
        <w:rPr>
          <w:rFonts w:ascii="Times New Roman" w:eastAsiaTheme="minorHAnsi" w:hAnsi="Times New Roman" w:cs="Times New Roman"/>
          <w:color w:val="auto"/>
          <w:sz w:val="24"/>
          <w:szCs w:val="24"/>
        </w:rPr>
      </w:pPr>
    </w:p>
    <w:p w14:paraId="66F02942" w14:textId="078B2B85" w:rsidR="00436C6B" w:rsidRPr="007654CF" w:rsidRDefault="00DD3E83" w:rsidP="00DB449A">
      <w:pPr>
        <w:pStyle w:val="Heading1"/>
        <w:rPr>
          <w:rFonts w:ascii="Times New Roman" w:hAnsi="Times New Roman" w:cs="Times New Roman"/>
          <w:b/>
          <w:bCs/>
          <w:sz w:val="28"/>
          <w:szCs w:val="28"/>
          <w:lang w:val="en-NZ"/>
        </w:rPr>
      </w:pPr>
      <w:bookmarkStart w:id="11" w:name="_Toc190961187"/>
      <w:bookmarkStart w:id="12" w:name="_Toc191072380"/>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7654CF" w:rsidRPr="007654CF">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bookmarkEnd w:id="11"/>
      <w:bookmarkEnd w:id="12"/>
    </w:p>
    <w:p w14:paraId="266BBB18"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CD2D73" w:rsidRDefault="00CD2D73" w:rsidP="00CD2D73">
      <w:pPr>
        <w:pStyle w:val="Heading2"/>
        <w:rPr>
          <w:rFonts w:ascii="Times New Roman" w:hAnsi="Times New Roman" w:cs="Times New Roman"/>
          <w:b/>
          <w:bCs/>
          <w:sz w:val="24"/>
          <w:szCs w:val="24"/>
        </w:rPr>
      </w:pPr>
      <w:bookmarkStart w:id="13" w:name="_Toc191072381"/>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13"/>
    </w:p>
    <w:p w14:paraId="2384E7CE" w14:textId="3933DBB2" w:rsidR="00EC2FE4" w:rsidRPr="00EC2FE4" w:rsidRDefault="002930A4" w:rsidP="002930A4">
      <w:pPr>
        <w:ind w:firstLine="720"/>
      </w:pPr>
      <w:commentRangeStart w:id="14"/>
      <w:r w:rsidRPr="002930A4">
        <w:rPr>
          <w:rFonts w:ascii="Times New Roman" w:hAnsi="Times New Roman" w:cs="Times New Roman"/>
          <w:sz w:val="24"/>
          <w:szCs w:val="24"/>
        </w:rPr>
        <w:t>The Waterfall Model is a project management methodology that has been around since the 1950s</w:t>
      </w:r>
      <w:commentRangeStart w:id="15"/>
      <w:r>
        <w:rPr>
          <w:rFonts w:ascii="Times New Roman" w:hAnsi="Times New Roman" w:cs="Times New Roman"/>
          <w:sz w:val="24"/>
          <w:szCs w:val="24"/>
        </w:rPr>
        <w:t>.</w:t>
      </w:r>
      <w:commentRangeEnd w:id="15"/>
      <w:r w:rsidR="008B1571">
        <w:rPr>
          <w:rStyle w:val="CommentReference"/>
        </w:rPr>
        <w:commentReference w:id="15"/>
      </w:r>
      <w:r>
        <w:rPr>
          <w:rFonts w:ascii="Times New Roman" w:hAnsi="Times New Roman" w:cs="Times New Roman"/>
          <w:sz w:val="24"/>
          <w:szCs w:val="24"/>
        </w:rPr>
        <w:t xml:space="preserve"> </w:t>
      </w:r>
      <w:r w:rsidRPr="002930A4">
        <w:rPr>
          <w:rFonts w:ascii="Times New Roman" w:hAnsi="Times New Roman" w:cs="Times New Roman"/>
          <w:sz w:val="24"/>
          <w:szCs w:val="24"/>
        </w:rPr>
        <w:t>It is a linear and sequential approach to project management, where each phase of a project must be completed before moving on to the next</w:t>
      </w:r>
      <w:r w:rsidR="008D3434">
        <w:rPr>
          <w:rFonts w:ascii="Times New Roman" w:hAnsi="Times New Roman" w:cs="Times New Roman"/>
          <w:sz w:val="24"/>
          <w:szCs w:val="24"/>
        </w:rPr>
        <w:t xml:space="preserve"> </w:t>
      </w:r>
      <w:commentRangeStart w:id="16"/>
      <w:r w:rsidR="008D3434">
        <w:rPr>
          <w:rFonts w:ascii="Times New Roman" w:hAnsi="Times New Roman" w:cs="Times New Roman"/>
          <w:sz w:val="24"/>
          <w:szCs w:val="24"/>
        </w:rPr>
        <w:fldChar w:fldCharType="begin"/>
      </w:r>
      <w:r w:rsidR="008D3434">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Pr>
          <w:rFonts w:ascii="Times New Roman" w:hAnsi="Times New Roman" w:cs="Times New Roman"/>
          <w:sz w:val="24"/>
          <w:szCs w:val="24"/>
        </w:rPr>
        <w:fldChar w:fldCharType="separate"/>
      </w:r>
      <w:r w:rsidR="008D3434">
        <w:rPr>
          <w:rFonts w:ascii="Times New Roman" w:hAnsi="Times New Roman" w:cs="Times New Roman"/>
          <w:noProof/>
          <w:sz w:val="24"/>
          <w:szCs w:val="24"/>
        </w:rPr>
        <w:t>(Clifford, 2023)</w:t>
      </w:r>
      <w:r w:rsidR="008D3434">
        <w:rPr>
          <w:rFonts w:ascii="Times New Roman" w:hAnsi="Times New Roman" w:cs="Times New Roman"/>
          <w:sz w:val="24"/>
          <w:szCs w:val="24"/>
        </w:rPr>
        <w:fldChar w:fldCharType="end"/>
      </w:r>
      <w:commentRangeEnd w:id="16"/>
      <w:r w:rsidR="008B1571">
        <w:rPr>
          <w:rStyle w:val="CommentReference"/>
        </w:rPr>
        <w:commentReference w:id="16"/>
      </w:r>
      <w:r w:rsidRPr="002930A4">
        <w:rPr>
          <w:rFonts w:ascii="Times New Roman" w:hAnsi="Times New Roman" w:cs="Times New Roman"/>
          <w:sz w:val="24"/>
          <w:szCs w:val="24"/>
        </w:rPr>
        <w:t>.</w:t>
      </w:r>
      <w:commentRangeEnd w:id="14"/>
      <w:r w:rsidR="008B1571">
        <w:rPr>
          <w:rStyle w:val="CommentReference"/>
        </w:rPr>
        <w:commentReference w:id="14"/>
      </w:r>
      <w:r w:rsidR="008B1571">
        <w:rPr>
          <w:rFonts w:ascii="Times New Roman" w:hAnsi="Times New Roman" w:cs="Times New Roman"/>
          <w:sz w:val="24"/>
          <w:szCs w:val="24"/>
        </w:rPr>
        <w:t xml:space="preserve"> </w:t>
      </w:r>
    </w:p>
    <w:p w14:paraId="776C3082" w14:textId="4E2DD4DF" w:rsidR="004E5BC7" w:rsidRDefault="00EC2FE4" w:rsidP="004E5BC7">
      <w:pPr>
        <w:pStyle w:val="Heading2"/>
      </w:pPr>
      <w:r>
        <w:rPr>
          <w:rFonts w:ascii="Times New Roman" w:eastAsiaTheme="minorHAnsi" w:hAnsi="Times New Roman" w:cs="Times New Roman"/>
          <w:color w:val="auto"/>
          <w:sz w:val="24"/>
          <w:szCs w:val="24"/>
        </w:rPr>
        <w:lastRenderedPageBreak/>
        <w:br/>
      </w:r>
      <w:bookmarkStart w:id="17" w:name="_Toc191072382"/>
      <w:commentRangeStart w:id="18"/>
      <w:r w:rsidR="007C375D">
        <w:rPr>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14">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17"/>
      <w:commentRangeEnd w:id="18"/>
      <w:r w:rsidR="008B1571">
        <w:rPr>
          <w:rStyle w:val="CommentReference"/>
          <w:rFonts w:asciiTheme="minorHAnsi" w:eastAsiaTheme="minorHAnsi" w:hAnsiTheme="minorHAnsi" w:cstheme="minorBidi"/>
          <w:color w:val="auto"/>
        </w:rPr>
        <w:commentReference w:id="18"/>
      </w:r>
    </w:p>
    <w:p w14:paraId="0B04CD4B" w14:textId="77777777" w:rsidR="00EC2FE4" w:rsidRPr="00EC2FE4" w:rsidRDefault="00EC2FE4" w:rsidP="00EC2FE4"/>
    <w:p w14:paraId="6C08C2A2" w14:textId="48050ABC" w:rsidR="00D25844" w:rsidRPr="00EC2FE4" w:rsidRDefault="00D25844" w:rsidP="00EC2FE4">
      <w:pPr>
        <w:pStyle w:val="Heading2"/>
        <w:rPr>
          <w:rFonts w:ascii="Times New Roman" w:hAnsi="Times New Roman" w:cs="Times New Roman"/>
          <w:b/>
          <w:bCs/>
          <w:sz w:val="24"/>
          <w:szCs w:val="24"/>
        </w:rPr>
      </w:pPr>
      <w:r>
        <w:tab/>
      </w:r>
      <w:bookmarkStart w:id="19" w:name="_Toc191072383"/>
      <w:r w:rsidR="00AA38EF">
        <w:rPr>
          <w:rFonts w:ascii="Times New Roman" w:hAnsi="Times New Roman" w:cs="Times New Roman"/>
          <w:b/>
          <w:bCs/>
          <w:sz w:val="24"/>
          <w:szCs w:val="24"/>
        </w:rPr>
        <w:t>REQUIREMENTS PHASE</w:t>
      </w:r>
      <w:bookmarkEnd w:id="19"/>
    </w:p>
    <w:p w14:paraId="40D4F902" w14:textId="0736D459" w:rsidR="00D25844" w:rsidRDefault="00D25844" w:rsidP="00D25844">
      <w:r>
        <w:tab/>
      </w:r>
      <w:commentRangeStart w:id="20"/>
      <w:r w:rsidR="00EA5B71" w:rsidRPr="00EA5B71">
        <w:t>This is the initial planning process in which the</w:t>
      </w:r>
      <w:ins w:id="21" w:author="olufemi omisakin water" w:date="2025-02-25T21:30:00Z" w16du:dateUtc="2025-02-25T08:30:00Z">
        <w:r w:rsidR="00920000">
          <w:t xml:space="preserve"> project</w:t>
        </w:r>
      </w:ins>
      <w:r w:rsidR="00EA5B71" w:rsidRPr="00EA5B71">
        <w:t xml:space="preserve"> team gathers as much information as possible to ensure a successful project.</w:t>
      </w:r>
      <w:commentRangeStart w:id="22"/>
      <w:r w:rsidR="00EA5B71" w:rsidRPr="00EA5B71">
        <w:t xml:space="preserve"> </w:t>
      </w:r>
      <w:commentRangeEnd w:id="22"/>
      <w:r w:rsidR="00920000">
        <w:rPr>
          <w:rStyle w:val="CommentReference"/>
        </w:rPr>
        <w:commentReference w:id="22"/>
      </w:r>
      <w:r w:rsidR="00EA5B71" w:rsidRPr="00EA5B71">
        <w:t>Because tasks in the waterfall method are dependent on previous steps, it requires a lot of forethought. This planning process is a crucial part of the waterfall model, and because of that, most of the project timeline is often spent planning</w:t>
      </w:r>
      <w:r w:rsidR="00FF1D08">
        <w:t xml:space="preserve"> </w:t>
      </w:r>
      <w:r w:rsidR="00D15F59">
        <w:fldChar w:fldCharType="begin"/>
      </w:r>
      <w:r w:rsidR="00D15F59">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fldChar w:fldCharType="separate"/>
      </w:r>
      <w:r w:rsidR="00D15F59">
        <w:rPr>
          <w:noProof/>
        </w:rPr>
        <w:t>(Laoyan, 2024)</w:t>
      </w:r>
      <w:r w:rsidR="00D15F59">
        <w:fldChar w:fldCharType="end"/>
      </w:r>
      <w:r w:rsidR="00FF1D08">
        <w:fldChar w:fldCharType="begin"/>
      </w:r>
      <w:r w:rsidR="00D15F59">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fldChar w:fldCharType="separate"/>
      </w:r>
      <w:r w:rsidR="00FF1D08">
        <w:fldChar w:fldCharType="end"/>
      </w:r>
      <w:r w:rsidR="00EA5B71" w:rsidRPr="00EA5B71">
        <w:t>.</w:t>
      </w:r>
      <w:commentRangeEnd w:id="20"/>
      <w:r w:rsidR="00920000">
        <w:rPr>
          <w:rStyle w:val="CommentReference"/>
        </w:rPr>
        <w:commentReference w:id="20"/>
      </w:r>
    </w:p>
    <w:p w14:paraId="32B23B7A" w14:textId="5BFFCCD4" w:rsidR="00AB6711" w:rsidRPr="00AB6711" w:rsidRDefault="00AB6711" w:rsidP="00D25844">
      <w:pPr>
        <w:rPr>
          <w:color w:val="4472C4" w:themeColor="accent1"/>
        </w:rPr>
      </w:pPr>
      <w:r>
        <w:rPr>
          <w:rFonts w:ascii="Times New Roman" w:hAnsi="Times New Roman" w:cs="Times New Roman"/>
          <w:b/>
          <w:bCs/>
          <w:sz w:val="24"/>
          <w:szCs w:val="24"/>
        </w:rPr>
        <w:tab/>
      </w:r>
      <w:commentRangeStart w:id="23"/>
      <w:r w:rsidR="00AA38EF">
        <w:rPr>
          <w:rFonts w:ascii="Times New Roman" w:hAnsi="Times New Roman" w:cs="Times New Roman"/>
          <w:b/>
          <w:bCs/>
          <w:color w:val="4472C4" w:themeColor="accent1"/>
          <w:sz w:val="24"/>
          <w:szCs w:val="24"/>
        </w:rPr>
        <w:t>DESIGN PHASE</w:t>
      </w:r>
    </w:p>
    <w:p w14:paraId="4B10815E" w14:textId="50C0D9B3" w:rsidR="00AB6711" w:rsidRDefault="00AB6711" w:rsidP="00AB6711">
      <w:r>
        <w:tab/>
      </w:r>
      <w:r w:rsidR="00AA38EF">
        <w:t>T</w:t>
      </w:r>
      <w:r>
        <w:t>he design phase is when the project team specifies what hardware the team will be using, and other detailed information such as programming languages, unit testing, and user interfaces. This phase of the waterfall methodology is key to ensuring that the software will meet the required functionality and performance metrics</w:t>
      </w:r>
      <w:r w:rsidR="00AA38EF">
        <w:t xml:space="preserve"> </w:t>
      </w:r>
      <w:r w:rsidR="00E67AB3" w:rsidRPr="00E67AB3">
        <w:t>phase solidifies and documents the options chosen in the first phase</w:t>
      </w:r>
      <w:r w:rsidR="0081764D">
        <w:t xml:space="preserve"> </w:t>
      </w:r>
      <w:r w:rsidR="0081764D">
        <w:fldChar w:fldCharType="begin"/>
      </w:r>
      <w:r w:rsidR="0081764D">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fldChar w:fldCharType="separate"/>
      </w:r>
      <w:r w:rsidR="0081764D">
        <w:rPr>
          <w:noProof/>
        </w:rPr>
        <w:t>(Laoyan, 2024)</w:t>
      </w:r>
      <w:r w:rsidR="0081764D">
        <w:fldChar w:fldCharType="end"/>
      </w:r>
      <w:r w:rsidR="0081764D">
        <w:rPr>
          <w:noProof/>
        </w:rPr>
        <w:t xml:space="preserve">. </w:t>
      </w:r>
      <w:r w:rsidR="00E67AB3" w:rsidRPr="00E67AB3">
        <w:t>This is called a “design document”. It lays out everything that will be needed to bring the project to life: technical specifications, procedures and processes, testing criteria, and success metrics</w:t>
      </w:r>
      <w:r w:rsidR="00A138E8">
        <w:t xml:space="preserve"> </w:t>
      </w:r>
      <w:r w:rsidR="00A138E8">
        <w:fldChar w:fldCharType="begin"/>
      </w:r>
      <w:r w:rsidR="00A138E8">
        <w:instrText xml:space="preserve"> ADDIN ZOTERO_ITEM CSL_CITATION {"citationID":"kNiGSst0","properties":{"formattedCitation":"(Icasas, 2025)","plainCitation":"(Icasas, 2025)","noteIndex":0},"citationItems":[{"id":135,"uris":["http://zotero.org/users/local/Qseh2Ukg/items/SE234VLV"],"itemData":{"id":135,"type":"webpage","abstract":"Do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agencies.","container-title":"birdviewpsa","language":"en","title":"What are the Six Phases of Waterfall Project Management?","URL":"https://birdviewpsa.com/blog/six-phases-waterfall-project-management/","author":[{"family":"Icasas","given":"Patrick"}],"accessed":{"date-parts":[["2024",4,26]]},"issued":{"date-parts":[["2025"]]}}}],"schema":"https://github.com/citation-style-language/schema/raw/master/csl-citation.json"} </w:instrText>
      </w:r>
      <w:r w:rsidR="00A138E8">
        <w:fldChar w:fldCharType="separate"/>
      </w:r>
      <w:r w:rsidR="00A138E8">
        <w:rPr>
          <w:noProof/>
        </w:rPr>
        <w:t>(Icasas, 2025)</w:t>
      </w:r>
      <w:r w:rsidR="00A138E8">
        <w:fldChar w:fldCharType="end"/>
      </w:r>
      <w:r w:rsidR="00271E45">
        <w:t>.</w:t>
      </w:r>
    </w:p>
    <w:p w14:paraId="1BD7A39E" w14:textId="4DA0A35A" w:rsidR="006C706A" w:rsidRPr="006C706A" w:rsidRDefault="006B2F41" w:rsidP="006C706A">
      <w:pPr>
        <w:ind w:firstLine="720"/>
        <w:rPr>
          <w:color w:val="4472C4" w:themeColor="accent1"/>
        </w:rPr>
      </w:pPr>
      <w:r>
        <w:rPr>
          <w:rFonts w:ascii="Times New Roman" w:hAnsi="Times New Roman" w:cs="Times New Roman"/>
          <w:b/>
          <w:bCs/>
          <w:color w:val="4472C4" w:themeColor="accent1"/>
          <w:sz w:val="24"/>
          <w:szCs w:val="24"/>
        </w:rPr>
        <w:t>DEVELOPMENT</w:t>
      </w:r>
      <w:r w:rsidR="006C706A" w:rsidRPr="006C706A">
        <w:rPr>
          <w:rFonts w:ascii="Times New Roman" w:hAnsi="Times New Roman" w:cs="Times New Roman"/>
          <w:b/>
          <w:bCs/>
          <w:color w:val="4472C4" w:themeColor="accent1"/>
          <w:sz w:val="24"/>
          <w:szCs w:val="24"/>
        </w:rPr>
        <w:t xml:space="preserve"> PHASE</w:t>
      </w:r>
    </w:p>
    <w:p w14:paraId="32266460" w14:textId="54E78F1E" w:rsidR="006C706A" w:rsidRDefault="00C06993" w:rsidP="00C06993">
      <w:pPr>
        <w:ind w:firstLine="720"/>
      </w:pPr>
      <w:r w:rsidRPr="00C06993">
        <w:t>This is the stage where everything is put into action. The team starts the full development process to build the software in accordance with both the requirements phase and the system design phase, using the requirements document from step one and the system design process from step two as guides</w:t>
      </w:r>
      <w:r w:rsidR="008075B7">
        <w:t xml:space="preserve"> </w:t>
      </w:r>
      <w:r w:rsidR="008075B7">
        <w:fldChar w:fldCharType="begin"/>
      </w:r>
      <w:r w:rsidR="008075B7">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fldChar w:fldCharType="separate"/>
      </w:r>
      <w:r w:rsidR="008075B7">
        <w:rPr>
          <w:noProof/>
        </w:rPr>
        <w:t>(Laoyan, 2024)</w:t>
      </w:r>
      <w:r w:rsidR="008075B7">
        <w:fldChar w:fldCharType="end"/>
      </w:r>
      <w:r w:rsidRPr="00C06993">
        <w:t>.</w:t>
      </w:r>
    </w:p>
    <w:p w14:paraId="10888A8B" w14:textId="243525EA" w:rsidR="00FA31E8" w:rsidRPr="00B246E9" w:rsidRDefault="00F827A5" w:rsidP="00B246E9">
      <w:pPr>
        <w:ind w:firstLine="720"/>
        <w:rPr>
          <w:color w:val="4472C4" w:themeColor="accent1"/>
        </w:rPr>
      </w:pPr>
      <w:r>
        <w:rPr>
          <w:rFonts w:ascii="Times New Roman" w:hAnsi="Times New Roman" w:cs="Times New Roman"/>
          <w:b/>
          <w:bCs/>
          <w:color w:val="4472C4" w:themeColor="accent1"/>
          <w:sz w:val="24"/>
          <w:szCs w:val="24"/>
        </w:rPr>
        <w:lastRenderedPageBreak/>
        <w:t>TESTING</w:t>
      </w:r>
      <w:r w:rsidRPr="006C706A">
        <w:rPr>
          <w:rFonts w:ascii="Times New Roman" w:hAnsi="Times New Roman" w:cs="Times New Roman"/>
          <w:b/>
          <w:bCs/>
          <w:color w:val="4472C4" w:themeColor="accent1"/>
          <w:sz w:val="24"/>
          <w:szCs w:val="24"/>
        </w:rPr>
        <w:t xml:space="preserve"> PHASE</w:t>
      </w:r>
    </w:p>
    <w:p w14:paraId="33465BAD" w14:textId="62346D90" w:rsidR="00FA31E8" w:rsidRDefault="0034542C" w:rsidP="0034542C">
      <w:r>
        <w:t>This phase deals with the real testing and checking of the software solutions that have been developed to meet the original requirements. Also, it is the phase where the bugs and system glitches are found, fixed up, and refined</w:t>
      </w:r>
      <w:r w:rsidR="00772E4C">
        <w:t xml:space="preserve"> </w:t>
      </w:r>
      <w:r w:rsidR="00932219">
        <w:fldChar w:fldCharType="begin"/>
      </w:r>
      <w:r w:rsidR="00932219">
        <w:instrText xml:space="preserve"> ADDIN ZOTERO_ITEM CSL_CITATION {"citationID":"DXwOYBHT","properties":{"formattedCitation":"(Alshamrani &amp; Bahattab, 2015)","plainCitation":"(Alshamrani &amp; Bahattab, 2015)","noteIndex":0},"citationItems":[{"id":133,"uris":["http://zotero.org/users/local/Qseh2Ukg/items/X8DJLHLS"],"itemData":{"id":133,"type":"article-journal","archive_location":"1660801422","container-title":"International Journal of Computer Science Issues (IJCSI)","ISSN":"1694-0814","issue":"1","language":"English","note":"publisher-place: Mahebourg\npublisher: International Journal of Computer Science Issues (IJCSI)","page":"106-111","title":"A Comparison Between Three SDLC Models Waterfall Model, Spiral Model, and Incremental/Iterative Model","volume":"12","author":[{"family":"Alshamrani","given":"Adel"},{"family":"Bahattab","given":"Abdullah"}],"issued":{"date-parts":[["2015",1]]}}}],"schema":"https://github.com/citation-style-language/schema/raw/master/csl-citation.json"} </w:instrText>
      </w:r>
      <w:r w:rsidR="00932219">
        <w:fldChar w:fldCharType="separate"/>
      </w:r>
      <w:r w:rsidR="00932219">
        <w:rPr>
          <w:noProof/>
        </w:rPr>
        <w:t>(Alshamrani &amp; Bahattab, 2015)</w:t>
      </w:r>
      <w:r w:rsidR="00932219">
        <w:fldChar w:fldCharType="end"/>
      </w:r>
      <w:r w:rsidR="00932219">
        <w:t>.</w:t>
      </w:r>
    </w:p>
    <w:p w14:paraId="012E9C49" w14:textId="50C0ACE8" w:rsidR="00B246E9" w:rsidRPr="00297442" w:rsidRDefault="00B246E9" w:rsidP="00297442">
      <w:pPr>
        <w:ind w:firstLine="720"/>
        <w:rPr>
          <w:color w:val="4472C4" w:themeColor="accent1"/>
        </w:rPr>
      </w:pPr>
      <w:r>
        <w:rPr>
          <w:rFonts w:ascii="Times New Roman" w:hAnsi="Times New Roman" w:cs="Times New Roman"/>
          <w:b/>
          <w:bCs/>
          <w:color w:val="4472C4" w:themeColor="accent1"/>
          <w:sz w:val="24"/>
          <w:szCs w:val="24"/>
        </w:rPr>
        <w:t>DEPLOYMENT</w:t>
      </w:r>
      <w:r w:rsidRPr="006C706A">
        <w:rPr>
          <w:rFonts w:ascii="Times New Roman" w:hAnsi="Times New Roman" w:cs="Times New Roman"/>
          <w:b/>
          <w:bCs/>
          <w:color w:val="4472C4" w:themeColor="accent1"/>
          <w:sz w:val="24"/>
          <w:szCs w:val="24"/>
        </w:rPr>
        <w:t xml:space="preserve"> PHASE</w:t>
      </w:r>
    </w:p>
    <w:p w14:paraId="43B2FD57" w14:textId="7E770086" w:rsidR="0034542C" w:rsidRDefault="00B246E9" w:rsidP="003C01B4">
      <w:r>
        <w:tab/>
      </w:r>
      <w:r w:rsidRPr="00B246E9">
        <w:t>Once testing is complete and the software is fully functional, it’s deployed to the production environment. This is when the software is made available for end users</w:t>
      </w:r>
      <w:r w:rsidR="00B40494">
        <w:t xml:space="preserve"> </w:t>
      </w:r>
      <w:r w:rsidR="00B40494">
        <w:fldChar w:fldCharType="begin"/>
      </w:r>
      <w:r w:rsidR="00B40494">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fldChar w:fldCharType="separate"/>
      </w:r>
      <w:r w:rsidR="00B40494">
        <w:rPr>
          <w:noProof/>
        </w:rPr>
        <w:t>(Jain, 2024)</w:t>
      </w:r>
      <w:r w:rsidR="00B40494">
        <w:fldChar w:fldCharType="end"/>
      </w:r>
      <w:r w:rsidRPr="00B246E9">
        <w:t>.</w:t>
      </w:r>
    </w:p>
    <w:p w14:paraId="1E1F9713" w14:textId="0E8F5671" w:rsidR="00F441C8" w:rsidRPr="00297442" w:rsidRDefault="00F441C8" w:rsidP="00F441C8">
      <w:pPr>
        <w:ind w:firstLine="720"/>
        <w:rPr>
          <w:color w:val="4472C4" w:themeColor="accent1"/>
        </w:rPr>
      </w:pPr>
      <w:r>
        <w:rPr>
          <w:rFonts w:ascii="Times New Roman" w:hAnsi="Times New Roman" w:cs="Times New Roman"/>
          <w:b/>
          <w:bCs/>
          <w:color w:val="4472C4" w:themeColor="accent1"/>
          <w:sz w:val="24"/>
          <w:szCs w:val="24"/>
        </w:rPr>
        <w:t>MAINTENANCE</w:t>
      </w:r>
      <w:r w:rsidRPr="006C706A">
        <w:rPr>
          <w:rFonts w:ascii="Times New Roman" w:hAnsi="Times New Roman" w:cs="Times New Roman"/>
          <w:b/>
          <w:bCs/>
          <w:color w:val="4472C4" w:themeColor="accent1"/>
          <w:sz w:val="24"/>
          <w:szCs w:val="24"/>
        </w:rPr>
        <w:t xml:space="preserve"> PHASE</w:t>
      </w:r>
    </w:p>
    <w:p w14:paraId="147E1355" w14:textId="79B31CCF" w:rsidR="00F500B9" w:rsidRDefault="00B0627E" w:rsidP="003C01B4">
      <w:r>
        <w:tab/>
        <w:t>After the software is already released, it may need some modifications, improvements, errors correction, and refinement accordingly. Thus, this phase is the process of taking care of such concerns</w:t>
      </w:r>
      <w:r w:rsidR="00AB0628">
        <w:t xml:space="preserve"> </w:t>
      </w:r>
      <w:r w:rsidR="009C53C6">
        <w:fldChar w:fldCharType="begin"/>
      </w:r>
      <w:r w:rsidR="009C53C6">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fldChar w:fldCharType="separate"/>
      </w:r>
      <w:r w:rsidR="009C53C6">
        <w:rPr>
          <w:noProof/>
        </w:rPr>
        <w:t>(Jain, 2024)</w:t>
      </w:r>
      <w:r w:rsidR="009C53C6">
        <w:fldChar w:fldCharType="end"/>
      </w:r>
      <w:r w:rsidR="00AB0628" w:rsidRPr="00B246E9">
        <w:t>.</w:t>
      </w:r>
      <w:commentRangeEnd w:id="23"/>
      <w:r w:rsidR="00920000">
        <w:rPr>
          <w:rStyle w:val="CommentReference"/>
        </w:rPr>
        <w:commentReference w:id="23"/>
      </w:r>
    </w:p>
    <w:p w14:paraId="00C0F820" w14:textId="77777777" w:rsidR="00E765AB" w:rsidRDefault="00E765AB" w:rsidP="00E765AB"/>
    <w:p w14:paraId="21B51D0A" w14:textId="5D92E5D3" w:rsidR="00E765AB" w:rsidRPr="00E765AB" w:rsidRDefault="00E765AB" w:rsidP="00E765AB"/>
    <w:p w14:paraId="56A90BC6" w14:textId="77777777" w:rsidR="004E5BC7" w:rsidRPr="004E5BC7" w:rsidRDefault="004E5BC7" w:rsidP="004E5BC7"/>
    <w:p w14:paraId="0AE6E5E3" w14:textId="2D1899BA" w:rsidR="00DD3E83" w:rsidRPr="00CD2D73" w:rsidRDefault="00CD2D73" w:rsidP="00CD2D73">
      <w:pPr>
        <w:pStyle w:val="Heading2"/>
        <w:rPr>
          <w:rFonts w:ascii="Times New Roman" w:hAnsi="Times New Roman" w:cs="Times New Roman"/>
          <w:b/>
          <w:sz w:val="24"/>
          <w:szCs w:val="24"/>
        </w:rPr>
      </w:pPr>
      <w:bookmarkStart w:id="24" w:name="_Toc191072384"/>
      <w:r>
        <w:rPr>
          <w:rFonts w:ascii="Times New Roman" w:hAnsi="Times New Roman" w:cs="Times New Roman"/>
          <w:b/>
          <w:sz w:val="24"/>
          <w:szCs w:val="24"/>
        </w:rPr>
        <w:t xml:space="preserve">2.2 </w:t>
      </w:r>
      <w:r w:rsidR="00606618">
        <w:rPr>
          <w:rFonts w:ascii="Times New Roman" w:hAnsi="Times New Roman" w:cs="Times New Roman"/>
          <w:b/>
          <w:sz w:val="24"/>
          <w:szCs w:val="24"/>
        </w:rPr>
        <w:t>SCRUM</w:t>
      </w:r>
      <w:bookmarkEnd w:id="24"/>
    </w:p>
    <w:p w14:paraId="698F41D4" w14:textId="77777777" w:rsidR="00606618" w:rsidRDefault="00606618" w:rsidP="00606618">
      <w:pPr>
        <w:spacing w:line="276" w:lineRule="auto"/>
        <w:jc w:val="both"/>
        <w:rPr>
          <w:rFonts w:ascii="Times New Roman" w:hAnsi="Times New Roman" w:cs="Times New Roman"/>
          <w:bCs/>
          <w:sz w:val="24"/>
          <w:szCs w:val="24"/>
        </w:rPr>
      </w:pPr>
    </w:p>
    <w:p w14:paraId="12B1B905" w14:textId="7AD3F7F9" w:rsidR="00E74C70" w:rsidRDefault="006744AD" w:rsidP="006744AD">
      <w:pPr>
        <w:spacing w:line="276" w:lineRule="auto"/>
        <w:ind w:firstLine="720"/>
        <w:jc w:val="both"/>
        <w:rPr>
          <w:rFonts w:ascii="Times New Roman" w:hAnsi="Times New Roman" w:cs="Times New Roman"/>
          <w:bCs/>
          <w:sz w:val="24"/>
          <w:szCs w:val="24"/>
        </w:rPr>
      </w:pPr>
      <w:r w:rsidRPr="006744AD">
        <w:rPr>
          <w:rFonts w:ascii="Times New Roman" w:hAnsi="Times New Roman" w:cs="Times New Roman"/>
          <w:bCs/>
          <w:sz w:val="24"/>
          <w:szCs w:val="24"/>
        </w:rPr>
        <w:t xml:space="preserve">Scrum is an agile approach to software development that focuses on working in small, manageable chunks. It's a way of developing products that’s flexible and collaborative, allowing teams to adapt quickly as they go. The concept was first introduced in 1986 by Hirotaka Takeuchi and </w:t>
      </w:r>
      <w:proofErr w:type="spellStart"/>
      <w:r w:rsidRPr="006744AD">
        <w:rPr>
          <w:rFonts w:ascii="Times New Roman" w:hAnsi="Times New Roman" w:cs="Times New Roman"/>
          <w:bCs/>
          <w:sz w:val="24"/>
          <w:szCs w:val="24"/>
        </w:rPr>
        <w:t>Ikujiro</w:t>
      </w:r>
      <w:proofErr w:type="spellEnd"/>
      <w:r w:rsidRPr="006744AD">
        <w:rPr>
          <w:rFonts w:ascii="Times New Roman" w:hAnsi="Times New Roman" w:cs="Times New Roman"/>
          <w:bCs/>
          <w:sz w:val="24"/>
          <w:szCs w:val="24"/>
        </w:rPr>
        <w:t xml:space="preserve"> Nonaka in their work The New Product Development Game. They described it as a way for development teams to work together as a cohesive unit, all aiming toward the same goal</w:t>
      </w:r>
      <w:r w:rsidR="00E74C70">
        <w:rPr>
          <w:rFonts w:ascii="Times New Roman" w:hAnsi="Times New Roman" w:cs="Times New Roman"/>
          <w:bCs/>
          <w:sz w:val="24"/>
          <w:szCs w:val="24"/>
        </w:rPr>
        <w:t xml:space="preserve"> </w:t>
      </w:r>
      <w:r w:rsidR="00E74C70">
        <w:rPr>
          <w:rFonts w:ascii="Times New Roman" w:hAnsi="Times New Roman" w:cs="Times New Roman"/>
          <w:bCs/>
          <w:sz w:val="24"/>
          <w:szCs w:val="24"/>
        </w:rPr>
        <w:fldChar w:fldCharType="begin"/>
      </w:r>
      <w:r w:rsidR="00E74C70">
        <w:rPr>
          <w:rFonts w:ascii="Times New Roman" w:hAnsi="Times New Roman" w:cs="Times New Roman"/>
          <w:bCs/>
          <w:sz w:val="24"/>
          <w:szCs w:val="24"/>
        </w:rPr>
        <w:instrText xml:space="preserve"> ADDIN ZOTERO_ITEM CSL_CITATION {"citationID":"49RVg19o","properties":{"formattedCitation":"(Sachdeva, 2016)","plainCitation":"(Sachdeva, 2016)","noteIndex":0},"citationItems":[{"id":140,"uris":["http://zotero.org/users/local/Qseh2Ukg/items/FHSYH489"],"itemData":{"id":140,"type":"article-journal","abstract":"&amp;lt;p&amp;gt;The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beginner&amp;lt;/p&amp;gt;","container-title":"International Journal of Engineering and Computer Science","issue":"6","journalAbbreviation":"int. jour. eng. com. sci","note":"section: Articles","title":"Scrum Methodology","URL":"http://www.ijecs.in/index.php/ijecs/article/view/1989","volume":"5","author":[{"family":"Sachdeva","given":"Sakshi"}],"accessed":{"date-parts":[["2025",2,21]]},"issued":{"date-parts":[["2016",5,2]]}}}],"schema":"https://github.com/citation-style-language/schema/raw/master/csl-citation.json"} </w:instrText>
      </w:r>
      <w:r w:rsidR="00E74C70">
        <w:rPr>
          <w:rFonts w:ascii="Times New Roman" w:hAnsi="Times New Roman" w:cs="Times New Roman"/>
          <w:bCs/>
          <w:sz w:val="24"/>
          <w:szCs w:val="24"/>
        </w:rPr>
        <w:fldChar w:fldCharType="separate"/>
      </w:r>
      <w:r w:rsidR="00E74C70">
        <w:rPr>
          <w:rFonts w:ascii="Times New Roman" w:hAnsi="Times New Roman" w:cs="Times New Roman"/>
          <w:bCs/>
          <w:noProof/>
          <w:sz w:val="24"/>
          <w:szCs w:val="24"/>
        </w:rPr>
        <w:t>(Sachdeva, 2016)</w:t>
      </w:r>
      <w:r w:rsidR="00E74C70">
        <w:rPr>
          <w:rFonts w:ascii="Times New Roman" w:hAnsi="Times New Roman" w:cs="Times New Roman"/>
          <w:bCs/>
          <w:sz w:val="24"/>
          <w:szCs w:val="24"/>
        </w:rPr>
        <w:fldChar w:fldCharType="end"/>
      </w:r>
      <w:r w:rsidRPr="006744AD">
        <w:rPr>
          <w:rFonts w:ascii="Times New Roman" w:hAnsi="Times New Roman" w:cs="Times New Roman"/>
          <w:bCs/>
          <w:sz w:val="24"/>
          <w:szCs w:val="24"/>
        </w:rPr>
        <w:t>.</w:t>
      </w:r>
      <w:r>
        <w:rPr>
          <w:rFonts w:ascii="Times New Roman" w:hAnsi="Times New Roman" w:cs="Times New Roman"/>
          <w:bCs/>
          <w:sz w:val="24"/>
          <w:szCs w:val="24"/>
        </w:rPr>
        <w:t xml:space="preserve"> </w:t>
      </w:r>
    </w:p>
    <w:p w14:paraId="23FA9172" w14:textId="23D08CAE" w:rsidR="007A0457" w:rsidRDefault="006744AD" w:rsidP="006744AD">
      <w:pPr>
        <w:spacing w:line="276" w:lineRule="auto"/>
        <w:ind w:firstLine="720"/>
        <w:jc w:val="both"/>
        <w:rPr>
          <w:rFonts w:ascii="Times New Roman" w:hAnsi="Times New Roman" w:cs="Times New Roman"/>
          <w:bCs/>
          <w:sz w:val="24"/>
          <w:szCs w:val="24"/>
        </w:rPr>
      </w:pPr>
      <w:commentRangeStart w:id="25"/>
      <w:r w:rsidRPr="006744AD">
        <w:rPr>
          <w:rFonts w:ascii="Times New Roman" w:hAnsi="Times New Roman" w:cs="Times New Roman"/>
          <w:bCs/>
          <w:sz w:val="24"/>
          <w:szCs w:val="24"/>
        </w:rPr>
        <w:t>Scrum challenges the traditional, step-by-step methods of product development by emphasizing self-organizing teams. The idea is that when team members collaborate closely, both online and face-to-face, it leads to better outcomes. Instead of working in isolation, everyone on the team contributes and communicates, helping the project move forward more smoothly and flexibly.</w:t>
      </w:r>
      <w:r w:rsidR="00A636C3">
        <w:rPr>
          <w:rFonts w:ascii="Times New Roman" w:hAnsi="Times New Roman" w:cs="Times New Roman"/>
          <w:bCs/>
          <w:sz w:val="24"/>
          <w:szCs w:val="24"/>
        </w:rPr>
        <w:t xml:space="preserve"> </w:t>
      </w:r>
      <w:r w:rsidR="002F20CC">
        <w:rPr>
          <w:rFonts w:ascii="Times New Roman" w:hAnsi="Times New Roman" w:cs="Times New Roman"/>
          <w:bCs/>
          <w:sz w:val="24"/>
          <w:szCs w:val="24"/>
        </w:rPr>
        <w:fldChar w:fldCharType="begin"/>
      </w:r>
      <w:r w:rsidR="002F20CC">
        <w:rPr>
          <w:rFonts w:ascii="Times New Roman" w:hAnsi="Times New Roman" w:cs="Times New Roman"/>
          <w:bCs/>
          <w:sz w:val="24"/>
          <w:szCs w:val="24"/>
        </w:rPr>
        <w:instrText xml:space="preserve"> ADDIN ZOTERO_ITEM CSL_CITATION {"citationID":"517XseTv","properties":{"formattedCitation":"(Sachdeva, 2016)","plainCitation":"(Sachdeva, 2016)","noteIndex":0},"citationItems":[{"id":140,"uris":["http://zotero.org/users/local/Qseh2Ukg/items/FHSYH489"],"itemData":{"id":140,"type":"article-journal","abstract":"&amp;lt;p&amp;gt;The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beginner&amp;lt;/p&amp;gt;","container-title":"International Journal of Engineering and Computer Science","issue":"6","journalAbbreviation":"int. jour. eng. com. sci","note":"section: Articles","title":"Scrum Methodology","URL":"http://www.ijecs.in/index.php/ijecs/article/view/1989","volume":"5","author":[{"family":"Sachdeva","given":"Sakshi"}],"accessed":{"date-parts":[["2025",2,21]]},"issued":{"date-parts":[["2016",5,2]]}}}],"schema":"https://github.com/citation-style-language/schema/raw/master/csl-citation.json"} </w:instrText>
      </w:r>
      <w:r w:rsidR="002F20CC">
        <w:rPr>
          <w:rFonts w:ascii="Times New Roman" w:hAnsi="Times New Roman" w:cs="Times New Roman"/>
          <w:bCs/>
          <w:sz w:val="24"/>
          <w:szCs w:val="24"/>
        </w:rPr>
        <w:fldChar w:fldCharType="separate"/>
      </w:r>
      <w:r w:rsidR="002F20CC">
        <w:rPr>
          <w:rFonts w:ascii="Times New Roman" w:hAnsi="Times New Roman" w:cs="Times New Roman"/>
          <w:bCs/>
          <w:noProof/>
          <w:sz w:val="24"/>
          <w:szCs w:val="24"/>
        </w:rPr>
        <w:t>(Sachdeva, 2016)</w:t>
      </w:r>
      <w:r w:rsidR="002F20CC">
        <w:rPr>
          <w:rFonts w:ascii="Times New Roman" w:hAnsi="Times New Roman" w:cs="Times New Roman"/>
          <w:bCs/>
          <w:sz w:val="24"/>
          <w:szCs w:val="24"/>
        </w:rPr>
        <w:fldChar w:fldCharType="end"/>
      </w:r>
      <w:r w:rsidR="007A0457" w:rsidRPr="007A0457">
        <w:rPr>
          <w:rFonts w:ascii="Times New Roman" w:hAnsi="Times New Roman" w:cs="Times New Roman"/>
          <w:bCs/>
          <w:sz w:val="24"/>
          <w:szCs w:val="24"/>
        </w:rPr>
        <w:t>.</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Scrum was developed in 1993 by Jeffrey Sutherland at the</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Easel Corporation, to deliver quality software products in small</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time intervals known as sprints</w:t>
      </w:r>
      <w:r w:rsidR="001C275B">
        <w:rPr>
          <w:rFonts w:ascii="Times New Roman" w:hAnsi="Times New Roman" w:cs="Times New Roman"/>
          <w:bCs/>
          <w:sz w:val="24"/>
          <w:szCs w:val="24"/>
        </w:rPr>
        <w:t xml:space="preserve"> </w:t>
      </w:r>
      <w:r w:rsidR="001C275B">
        <w:rPr>
          <w:rFonts w:ascii="Times New Roman" w:hAnsi="Times New Roman" w:cs="Times New Roman"/>
          <w:bCs/>
          <w:sz w:val="24"/>
          <w:szCs w:val="24"/>
        </w:rPr>
        <w:fldChar w:fldCharType="begin"/>
      </w:r>
      <w:r w:rsidR="001C275B">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1C275B">
        <w:rPr>
          <w:rFonts w:ascii="Times New Roman" w:hAnsi="Times New Roman" w:cs="Times New Roman"/>
          <w:bCs/>
          <w:sz w:val="24"/>
          <w:szCs w:val="24"/>
        </w:rPr>
        <w:fldChar w:fldCharType="separate"/>
      </w:r>
      <w:r w:rsidR="001C275B">
        <w:rPr>
          <w:rFonts w:ascii="Times New Roman" w:hAnsi="Times New Roman" w:cs="Times New Roman"/>
          <w:bCs/>
          <w:noProof/>
          <w:sz w:val="24"/>
          <w:szCs w:val="24"/>
        </w:rPr>
        <w:t>(Sassa et al., 2023)</w:t>
      </w:r>
      <w:r w:rsidR="001C275B">
        <w:rPr>
          <w:rFonts w:ascii="Times New Roman" w:hAnsi="Times New Roman" w:cs="Times New Roman"/>
          <w:bCs/>
          <w:sz w:val="24"/>
          <w:szCs w:val="24"/>
        </w:rPr>
        <w:fldChar w:fldCharType="end"/>
      </w:r>
      <w:r w:rsidR="00F23662">
        <w:rPr>
          <w:rFonts w:ascii="Times New Roman" w:hAnsi="Times New Roman" w:cs="Times New Roman"/>
          <w:bCs/>
          <w:sz w:val="24"/>
          <w:szCs w:val="24"/>
        </w:rPr>
        <w:t>.</w:t>
      </w:r>
      <w:commentRangeEnd w:id="25"/>
      <w:r w:rsidR="00920000">
        <w:rPr>
          <w:rStyle w:val="CommentReference"/>
        </w:rPr>
        <w:commentReference w:id="25"/>
      </w:r>
    </w:p>
    <w:p w14:paraId="050F9379" w14:textId="46F3DBB5" w:rsidR="007A0457" w:rsidRDefault="00EE2B46" w:rsidP="00EE2B46">
      <w:pPr>
        <w:spacing w:line="276" w:lineRule="auto"/>
        <w:jc w:val="both"/>
        <w:rPr>
          <w:rFonts w:ascii="Times New Roman" w:hAnsi="Times New Roman" w:cs="Times New Roman"/>
          <w:bCs/>
          <w:sz w:val="24"/>
          <w:szCs w:val="24"/>
        </w:rPr>
      </w:pPr>
      <w:commentRangeStart w:id="26"/>
      <w:r>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15">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commentRangeEnd w:id="26"/>
      <w:r w:rsidR="00920000">
        <w:rPr>
          <w:rStyle w:val="CommentReference"/>
        </w:rPr>
        <w:commentReference w:id="26"/>
      </w:r>
    </w:p>
    <w:p w14:paraId="3351D208" w14:textId="17AE7E1B" w:rsidR="00EE2B46" w:rsidRDefault="00EE2B46" w:rsidP="00EE2B46">
      <w:pPr>
        <w:ind w:firstLine="720"/>
        <w:rPr>
          <w:rFonts w:ascii="Times New Roman" w:hAnsi="Times New Roman" w:cs="Times New Roman"/>
          <w:b/>
          <w:bCs/>
          <w:color w:val="4472C4" w:themeColor="accent1"/>
          <w:sz w:val="24"/>
          <w:szCs w:val="24"/>
        </w:rPr>
      </w:pPr>
      <w:commentRangeStart w:id="27"/>
      <w:r>
        <w:rPr>
          <w:rFonts w:ascii="Times New Roman" w:hAnsi="Times New Roman" w:cs="Times New Roman"/>
          <w:b/>
          <w:bCs/>
          <w:color w:val="4472C4" w:themeColor="accent1"/>
          <w:sz w:val="24"/>
          <w:szCs w:val="24"/>
        </w:rPr>
        <w:t>PLANNING</w:t>
      </w:r>
      <w:r w:rsidRPr="006C706A">
        <w:rPr>
          <w:rFonts w:ascii="Times New Roman" w:hAnsi="Times New Roman" w:cs="Times New Roman"/>
          <w:b/>
          <w:bCs/>
          <w:color w:val="4472C4" w:themeColor="accent1"/>
          <w:sz w:val="24"/>
          <w:szCs w:val="24"/>
        </w:rPr>
        <w:t xml:space="preserve"> PHASE</w:t>
      </w:r>
    </w:p>
    <w:p w14:paraId="3FAA0604" w14:textId="443E36A4" w:rsidR="00900F4B" w:rsidRDefault="00900F4B" w:rsidP="00EE2B46">
      <w:pPr>
        <w:ind w:firstLine="720"/>
        <w:rPr>
          <w:rFonts w:ascii="Times New Roman" w:hAnsi="Times New Roman" w:cs="Times New Roman"/>
          <w:bCs/>
          <w:sz w:val="24"/>
          <w:szCs w:val="24"/>
        </w:rPr>
      </w:pPr>
      <w:r w:rsidRPr="00900F4B">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900F4B">
        <w:rPr>
          <w:rFonts w:ascii="Times New Roman" w:hAnsi="Times New Roman" w:cs="Times New Roman"/>
          <w:bCs/>
          <w:sz w:val="24"/>
          <w:szCs w:val="24"/>
        </w:rPr>
        <w:t xml:space="preserve">. </w:t>
      </w:r>
    </w:p>
    <w:p w14:paraId="64F35612" w14:textId="04EAD2EA"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IMPLEMENTATION</w:t>
      </w:r>
      <w:r w:rsidRPr="006C706A">
        <w:rPr>
          <w:rFonts w:ascii="Times New Roman" w:hAnsi="Times New Roman" w:cs="Times New Roman"/>
          <w:b/>
          <w:bCs/>
          <w:color w:val="4472C4" w:themeColor="accent1"/>
          <w:sz w:val="24"/>
          <w:szCs w:val="24"/>
        </w:rPr>
        <w:t xml:space="preserve"> PHASE</w:t>
      </w:r>
    </w:p>
    <w:p w14:paraId="6FD44E70" w14:textId="07A09E13" w:rsidR="00763EFE" w:rsidRDefault="00763EFE" w:rsidP="00EE2B46">
      <w:pPr>
        <w:ind w:firstLine="720"/>
        <w:rPr>
          <w:rFonts w:ascii="Times New Roman" w:hAnsi="Times New Roman" w:cs="Times New Roman"/>
          <w:bCs/>
          <w:sz w:val="24"/>
          <w:szCs w:val="24"/>
        </w:rPr>
      </w:pPr>
      <w:r w:rsidRPr="00763EFE">
        <w:rPr>
          <w:rFonts w:ascii="Times New Roman" w:hAnsi="Times New Roman" w:cs="Times New Roman"/>
          <w:bCs/>
          <w:sz w:val="24"/>
          <w:szCs w:val="24"/>
        </w:rPr>
        <w:t>The implementation phase is about the execution of tasks and activities to accomplish product goals and complete project deliverables.</w:t>
      </w:r>
      <w:r>
        <w:rPr>
          <w:rFonts w:ascii="Times New Roman" w:hAnsi="Times New Roman" w:cs="Times New Roman"/>
          <w:bCs/>
          <w:sz w:val="24"/>
          <w:szCs w:val="24"/>
        </w:rPr>
        <w:t xml:space="preserve"> </w:t>
      </w:r>
      <w:r w:rsidRPr="00763EFE">
        <w:rPr>
          <w:rFonts w:ascii="Times New Roman" w:hAnsi="Times New Roman" w:cs="Times New Roman"/>
          <w:bCs/>
          <w:sz w:val="24"/>
          <w:szCs w:val="24"/>
        </w:rPr>
        <w:t>Daily stand-up meetings are regular (but quick) touch bases that the team does to check on task status, align on sprint progress, and check for possible issues. During these meetings, each team member gets the chance to share the following:</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F23C25">
        <w:rPr>
          <w:rFonts w:ascii="Times New Roman" w:hAnsi="Times New Roman" w:cs="Times New Roman"/>
          <w:bCs/>
          <w:sz w:val="24"/>
          <w:szCs w:val="24"/>
        </w:rPr>
        <w:t>they</w:t>
      </w:r>
      <w:r w:rsidRPr="00763EFE">
        <w:rPr>
          <w:rFonts w:ascii="Times New Roman" w:hAnsi="Times New Roman" w:cs="Times New Roman"/>
          <w:bCs/>
          <w:sz w:val="24"/>
          <w:szCs w:val="24"/>
        </w:rPr>
        <w:t xml:space="preserve"> did yesterday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D15990">
        <w:rPr>
          <w:rFonts w:ascii="Times New Roman" w:hAnsi="Times New Roman" w:cs="Times New Roman"/>
          <w:bCs/>
          <w:sz w:val="24"/>
          <w:szCs w:val="24"/>
        </w:rPr>
        <w:t>they</w:t>
      </w:r>
      <w:r w:rsidRPr="00763EFE">
        <w:rPr>
          <w:rFonts w:ascii="Times New Roman" w:hAnsi="Times New Roman" w:cs="Times New Roman"/>
          <w:bCs/>
          <w:sz w:val="24"/>
          <w:szCs w:val="24"/>
        </w:rPr>
        <w:t xml:space="preserve"> plan to work on next today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issues </w:t>
      </w:r>
      <w:r w:rsidR="00CB3693">
        <w:rPr>
          <w:rFonts w:ascii="Times New Roman" w:hAnsi="Times New Roman" w:cs="Times New Roman"/>
          <w:bCs/>
          <w:sz w:val="24"/>
          <w:szCs w:val="24"/>
        </w:rPr>
        <w:t>they</w:t>
      </w:r>
      <w:r w:rsidRPr="00763EFE">
        <w:rPr>
          <w:rFonts w:ascii="Times New Roman" w:hAnsi="Times New Roman" w:cs="Times New Roman"/>
          <w:bCs/>
          <w:sz w:val="24"/>
          <w:szCs w:val="24"/>
        </w:rPr>
        <w:t xml:space="preserve"> faced (if any)</w:t>
      </w:r>
      <w:r w:rsidR="00FF2BBB">
        <w:rPr>
          <w:rFonts w:ascii="Times New Roman" w:hAnsi="Times New Roman" w:cs="Times New Roman"/>
          <w:bCs/>
          <w:sz w:val="24"/>
          <w:szCs w:val="24"/>
        </w:rPr>
        <w:t xml:space="preserve"> </w:t>
      </w:r>
      <w:r w:rsidR="001A3CC2">
        <w:rPr>
          <w:rFonts w:ascii="Times New Roman" w:hAnsi="Times New Roman" w:cs="Times New Roman"/>
          <w:bCs/>
          <w:sz w:val="24"/>
          <w:szCs w:val="24"/>
        </w:rPr>
        <w:fldChar w:fldCharType="begin"/>
      </w:r>
      <w:r w:rsidR="001A3CC2">
        <w:rPr>
          <w:rFonts w:ascii="Times New Roman" w:hAnsi="Times New Roman" w:cs="Times New Roman"/>
          <w:bCs/>
          <w:sz w:val="24"/>
          <w:szCs w:val="24"/>
        </w:rPr>
        <w:instrText xml:space="preserve"> ADDIN ZOTERO_ITEM CSL_CITATION {"citationID":"gjDH3CzD","properties":{"formattedCitation":"(Donato, 2023)","plainCitation":"(Donato, 2023)","noteIndex":0},"citationItems":[{"id":142,"uris":["http://zotero.org/users/local/Qseh2Ukg/items/LWD44VXK"],"itemData":{"id":142,"type":"webpage","abstract":"Do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agencies.","container-title":"workamajig","language":"en","title":"What Are The Phases Of Scrum?","URL":"https://www.workamajig.com/blog/scrum-methodology-guide/scrum-phases","author":[{"family":"Donato","given":"Hannah"}],"accessed":{"date-parts":[["2024",4,26]]},"issued":{"date-parts":[["2023"]]}}}],"schema":"https://github.com/citation-style-language/schema/raw/master/csl-citation.json"} </w:instrText>
      </w:r>
      <w:r w:rsidR="001A3CC2">
        <w:rPr>
          <w:rFonts w:ascii="Times New Roman" w:hAnsi="Times New Roman" w:cs="Times New Roman"/>
          <w:bCs/>
          <w:sz w:val="24"/>
          <w:szCs w:val="24"/>
        </w:rPr>
        <w:fldChar w:fldCharType="separate"/>
      </w:r>
      <w:r w:rsidR="001A3CC2">
        <w:rPr>
          <w:rFonts w:ascii="Times New Roman" w:hAnsi="Times New Roman" w:cs="Times New Roman"/>
          <w:bCs/>
          <w:noProof/>
          <w:sz w:val="24"/>
          <w:szCs w:val="24"/>
        </w:rPr>
        <w:t>(Donato, 2023)</w:t>
      </w:r>
      <w:r w:rsidR="001A3CC2">
        <w:rPr>
          <w:rFonts w:ascii="Times New Roman" w:hAnsi="Times New Roman" w:cs="Times New Roman"/>
          <w:bCs/>
          <w:sz w:val="24"/>
          <w:szCs w:val="24"/>
        </w:rPr>
        <w:fldChar w:fldCharType="end"/>
      </w:r>
      <w:r>
        <w:rPr>
          <w:rFonts w:ascii="Times New Roman" w:hAnsi="Times New Roman" w:cs="Times New Roman"/>
          <w:bCs/>
          <w:sz w:val="24"/>
          <w:szCs w:val="24"/>
        </w:rPr>
        <w:t>.</w:t>
      </w:r>
    </w:p>
    <w:p w14:paraId="6639D038" w14:textId="620B8AAF"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REVIEW</w:t>
      </w:r>
      <w:r w:rsidRPr="006C706A">
        <w:rPr>
          <w:rFonts w:ascii="Times New Roman" w:hAnsi="Times New Roman" w:cs="Times New Roman"/>
          <w:b/>
          <w:bCs/>
          <w:color w:val="4472C4" w:themeColor="accent1"/>
          <w:sz w:val="24"/>
          <w:szCs w:val="24"/>
        </w:rPr>
        <w:t xml:space="preserve"> PHASE</w:t>
      </w:r>
    </w:p>
    <w:p w14:paraId="26A2DC80" w14:textId="60A7E2DD" w:rsidR="003306A7" w:rsidRDefault="00776272" w:rsidP="00B64EB5">
      <w:pPr>
        <w:ind w:firstLine="720"/>
        <w:rPr>
          <w:rFonts w:ascii="Times New Roman" w:hAnsi="Times New Roman" w:cs="Times New Roman"/>
          <w:b/>
          <w:bCs/>
          <w:color w:val="4472C4" w:themeColor="accent1"/>
          <w:sz w:val="24"/>
          <w:szCs w:val="24"/>
        </w:rPr>
      </w:pPr>
      <w:r w:rsidRPr="00776272">
        <w:rPr>
          <w:rFonts w:ascii="Times New Roman" w:hAnsi="Times New Roman" w:cs="Times New Roman"/>
          <w:bCs/>
          <w:sz w:val="24"/>
          <w:szCs w:val="24"/>
        </w:rPr>
        <w:t xml:space="preserve">After the </w:t>
      </w:r>
      <w:r>
        <w:rPr>
          <w:rFonts w:ascii="Times New Roman" w:hAnsi="Times New Roman" w:cs="Times New Roman"/>
          <w:bCs/>
          <w:sz w:val="24"/>
          <w:szCs w:val="24"/>
        </w:rPr>
        <w:t>s</w:t>
      </w:r>
      <w:r w:rsidRPr="00776272">
        <w:rPr>
          <w:rFonts w:ascii="Times New Roman" w:hAnsi="Times New Roman" w:cs="Times New Roman"/>
          <w:bCs/>
          <w:sz w:val="24"/>
          <w:szCs w:val="24"/>
        </w:rPr>
        <w:t>print, the Scrum Team holds a Sprint Review to showcase the work completed during the Sprint. Stakeholders provide feedback, and the Product Backlog is adjusted as needed</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776272">
        <w:rPr>
          <w:rFonts w:ascii="Times New Roman" w:hAnsi="Times New Roman" w:cs="Times New Roman"/>
          <w:bCs/>
          <w:sz w:val="24"/>
          <w:szCs w:val="24"/>
        </w:rPr>
        <w:t>.</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Development Team is present to show their work and receive feedback. They're hopefully also there to connect to their stakeholders.</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Product Owner is also there for the feedback, but also to verify the longer term road-map and the state of the product backlog.</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Stakeholders often come to see the things they requested. We also ask them to share insights they have gathered during the sprint and to collaborate on the Product Backlog</w:t>
      </w:r>
      <w:r w:rsidR="00E87D24">
        <w:rPr>
          <w:rFonts w:ascii="Times New Roman" w:hAnsi="Times New Roman" w:cs="Times New Roman"/>
          <w:bCs/>
          <w:sz w:val="24"/>
          <w:szCs w:val="24"/>
        </w:rPr>
        <w:t xml:space="preserve"> </w:t>
      </w:r>
      <w:r w:rsidR="00E87D24">
        <w:rPr>
          <w:rFonts w:ascii="Times New Roman" w:hAnsi="Times New Roman" w:cs="Times New Roman"/>
          <w:bCs/>
          <w:sz w:val="24"/>
          <w:szCs w:val="24"/>
        </w:rPr>
        <w:fldChar w:fldCharType="begin"/>
      </w:r>
      <w:r w:rsidR="00E87D24">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Pr>
          <w:rFonts w:ascii="Times New Roman" w:hAnsi="Times New Roman" w:cs="Times New Roman"/>
          <w:bCs/>
          <w:sz w:val="24"/>
          <w:szCs w:val="24"/>
        </w:rPr>
        <w:fldChar w:fldCharType="separate"/>
      </w:r>
      <w:r w:rsidR="00E87D24">
        <w:rPr>
          <w:rFonts w:ascii="Times New Roman" w:hAnsi="Times New Roman" w:cs="Times New Roman"/>
          <w:bCs/>
          <w:sz w:val="24"/>
          <w:szCs w:val="24"/>
        </w:rPr>
        <w:t>(Houwing, 2019)</w:t>
      </w:r>
      <w:r w:rsidR="00E87D24">
        <w:rPr>
          <w:rFonts w:ascii="Times New Roman" w:hAnsi="Times New Roman" w:cs="Times New Roman"/>
          <w:bCs/>
          <w:sz w:val="24"/>
          <w:szCs w:val="24"/>
        </w:rPr>
        <w:fldChar w:fldCharType="end"/>
      </w:r>
      <w:r w:rsidR="00E87D24">
        <w:rPr>
          <w:rFonts w:ascii="Times New Roman" w:hAnsi="Times New Roman" w:cs="Times New Roman"/>
          <w:bCs/>
          <w:sz w:val="24"/>
          <w:szCs w:val="24"/>
        </w:rPr>
        <w:t>.</w:t>
      </w:r>
    </w:p>
    <w:p w14:paraId="52F5F2D2" w14:textId="2F48ABB0"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RETROSPECT</w:t>
      </w:r>
      <w:r w:rsidR="002E1B53">
        <w:rPr>
          <w:rFonts w:ascii="Times New Roman" w:hAnsi="Times New Roman" w:cs="Times New Roman"/>
          <w:b/>
          <w:bCs/>
          <w:color w:val="4472C4" w:themeColor="accent1"/>
          <w:sz w:val="24"/>
          <w:szCs w:val="24"/>
        </w:rPr>
        <w:t>IVE</w:t>
      </w:r>
      <w:r w:rsidRPr="006C706A">
        <w:rPr>
          <w:rFonts w:ascii="Times New Roman" w:hAnsi="Times New Roman" w:cs="Times New Roman"/>
          <w:b/>
          <w:bCs/>
          <w:color w:val="4472C4" w:themeColor="accent1"/>
          <w:sz w:val="24"/>
          <w:szCs w:val="24"/>
        </w:rPr>
        <w:t xml:space="preserve"> PHASE</w:t>
      </w:r>
    </w:p>
    <w:p w14:paraId="06B6F140" w14:textId="2E2D778B" w:rsidR="00EE2B46" w:rsidRDefault="00F46F0E"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T</w:t>
      </w:r>
      <w:r w:rsidR="00712F60" w:rsidRPr="00712F60">
        <w:rPr>
          <w:rFonts w:ascii="Times New Roman" w:hAnsi="Times New Roman" w:cs="Times New Roman"/>
          <w:bCs/>
          <w:sz w:val="24"/>
          <w:szCs w:val="24"/>
        </w:rPr>
        <w:t>he retrospective is the principal means through which a team focuses on continuous process improvement. As</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such, retrospectives provide Scrum teams a method which will allow them to identify and resolve issues that impact team</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performance</w:t>
      </w:r>
      <w:r w:rsidR="00BC583B">
        <w:rPr>
          <w:rFonts w:ascii="Times New Roman" w:hAnsi="Times New Roman" w:cs="Times New Roman"/>
          <w:bCs/>
          <w:sz w:val="24"/>
          <w:szCs w:val="24"/>
        </w:rPr>
        <w:t xml:space="preserve"> </w:t>
      </w:r>
      <w:r w:rsidR="00CA174F">
        <w:rPr>
          <w:rFonts w:ascii="Times New Roman" w:hAnsi="Times New Roman" w:cs="Times New Roman"/>
          <w:bCs/>
          <w:sz w:val="24"/>
          <w:szCs w:val="24"/>
        </w:rPr>
        <w:fldChar w:fldCharType="begin"/>
      </w:r>
      <w:r w:rsidR="00CA174F">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Pr>
          <w:rFonts w:ascii="Times New Roman" w:hAnsi="Times New Roman" w:cs="Times New Roman"/>
          <w:bCs/>
          <w:sz w:val="24"/>
          <w:szCs w:val="24"/>
        </w:rPr>
        <w:fldChar w:fldCharType="separate"/>
      </w:r>
      <w:r w:rsidR="00CA174F">
        <w:rPr>
          <w:rFonts w:ascii="Times New Roman" w:hAnsi="Times New Roman" w:cs="Times New Roman"/>
          <w:bCs/>
          <w:noProof/>
          <w:sz w:val="24"/>
          <w:szCs w:val="24"/>
        </w:rPr>
        <w:t>(Marshburn, 2018)</w:t>
      </w:r>
      <w:r w:rsidR="00CA174F">
        <w:rPr>
          <w:rFonts w:ascii="Times New Roman" w:hAnsi="Times New Roman" w:cs="Times New Roman"/>
          <w:bCs/>
          <w:sz w:val="24"/>
          <w:szCs w:val="24"/>
        </w:rPr>
        <w:fldChar w:fldCharType="end"/>
      </w:r>
      <w:r w:rsidR="00712F60" w:rsidRPr="00712F60">
        <w:rPr>
          <w:rFonts w:ascii="Times New Roman" w:hAnsi="Times New Roman" w:cs="Times New Roman"/>
          <w:bCs/>
          <w:sz w:val="24"/>
          <w:szCs w:val="24"/>
        </w:rPr>
        <w:t>.</w:t>
      </w:r>
      <w:r>
        <w:rPr>
          <w:rFonts w:ascii="Times New Roman" w:hAnsi="Times New Roman" w:cs="Times New Roman"/>
          <w:bCs/>
          <w:sz w:val="24"/>
          <w:szCs w:val="24"/>
        </w:rPr>
        <w:t xml:space="preserve"> </w:t>
      </w:r>
      <w:r w:rsidR="00D5296B">
        <w:rPr>
          <w:rFonts w:ascii="Times New Roman" w:hAnsi="Times New Roman" w:cs="Times New Roman"/>
          <w:bCs/>
          <w:sz w:val="24"/>
          <w:szCs w:val="24"/>
        </w:rPr>
        <w:t>This allows scrum teams to identify which part they did well, which part they did not do well, and what actions they can implement on the next sprint to improve their process.</w:t>
      </w:r>
      <w:commentRangeEnd w:id="27"/>
      <w:r w:rsidR="00EB02E2">
        <w:rPr>
          <w:rStyle w:val="CommentReference"/>
        </w:rPr>
        <w:commentReference w:id="27"/>
      </w:r>
    </w:p>
    <w:p w14:paraId="1959E2A3" w14:textId="564CA19D" w:rsidR="00DD3E83" w:rsidRPr="00CD2D73" w:rsidRDefault="0080054A" w:rsidP="00A25F97">
      <w:pPr>
        <w:pStyle w:val="Heading2"/>
        <w:numPr>
          <w:ilvl w:val="1"/>
          <w:numId w:val="9"/>
        </w:numPr>
        <w:rPr>
          <w:rFonts w:ascii="Times New Roman" w:hAnsi="Times New Roman" w:cs="Times New Roman"/>
          <w:b/>
          <w:bCs/>
          <w:sz w:val="24"/>
          <w:szCs w:val="24"/>
        </w:rPr>
      </w:pPr>
      <w:bookmarkStart w:id="28" w:name="_Toc191072385"/>
      <w:r>
        <w:rPr>
          <w:rFonts w:ascii="Times New Roman" w:hAnsi="Times New Roman" w:cs="Times New Roman"/>
          <w:b/>
          <w:bCs/>
          <w:sz w:val="24"/>
          <w:szCs w:val="24"/>
        </w:rPr>
        <w:t>EXTREME PROGRAMMING</w:t>
      </w:r>
      <w:r w:rsidR="00CD2D73" w:rsidRPr="00CD2D73">
        <w:rPr>
          <w:rFonts w:ascii="Times New Roman" w:hAnsi="Times New Roman" w:cs="Times New Roman"/>
          <w:b/>
          <w:bCs/>
          <w:sz w:val="24"/>
          <w:szCs w:val="24"/>
        </w:rPr>
        <w:t xml:space="preserve"> (</w:t>
      </w:r>
      <w:r>
        <w:rPr>
          <w:rFonts w:ascii="Times New Roman" w:hAnsi="Times New Roman" w:cs="Times New Roman"/>
          <w:b/>
          <w:bCs/>
          <w:sz w:val="24"/>
          <w:szCs w:val="24"/>
        </w:rPr>
        <w:t>XP</w:t>
      </w:r>
      <w:r w:rsidR="00CD2D73" w:rsidRPr="00CD2D73">
        <w:rPr>
          <w:rFonts w:ascii="Times New Roman" w:hAnsi="Times New Roman" w:cs="Times New Roman"/>
          <w:b/>
          <w:bCs/>
          <w:sz w:val="24"/>
          <w:szCs w:val="24"/>
        </w:rPr>
        <w:t>)</w:t>
      </w:r>
      <w:bookmarkEnd w:id="28"/>
    </w:p>
    <w:p w14:paraId="61E5545D" w14:textId="03FCB0EE" w:rsidR="004240F4" w:rsidRDefault="004240F4" w:rsidP="00A25F97">
      <w:pPr>
        <w:pStyle w:val="Heading1"/>
        <w:ind w:firstLine="360"/>
        <w:rPr>
          <w:rFonts w:ascii="Times New Roman" w:eastAsiaTheme="minorHAnsi" w:hAnsi="Times New Roman" w:cs="Times New Roman"/>
          <w:bCs/>
          <w:color w:val="auto"/>
          <w:sz w:val="24"/>
          <w:szCs w:val="24"/>
        </w:rPr>
      </w:pPr>
      <w:bookmarkStart w:id="29" w:name="_Toc191072386"/>
      <w:bookmarkStart w:id="30" w:name="_Toc190961196"/>
      <w:r w:rsidRPr="004240F4">
        <w:rPr>
          <w:rFonts w:ascii="Times New Roman" w:eastAsiaTheme="minorHAnsi" w:hAnsi="Times New Roman" w:cs="Times New Roman"/>
          <w:bCs/>
          <w:color w:val="auto"/>
          <w:sz w:val="24"/>
          <w:szCs w:val="24"/>
        </w:rPr>
        <w:t xml:space="preserve">Extreme Programming (XP) is </w:t>
      </w:r>
      <w:r>
        <w:rPr>
          <w:rFonts w:ascii="Times New Roman" w:eastAsiaTheme="minorHAnsi" w:hAnsi="Times New Roman" w:cs="Times New Roman"/>
          <w:bCs/>
          <w:color w:val="auto"/>
          <w:sz w:val="24"/>
          <w:szCs w:val="24"/>
        </w:rPr>
        <w:t xml:space="preserve">an </w:t>
      </w:r>
      <w:r w:rsidRPr="004240F4">
        <w:rPr>
          <w:rFonts w:ascii="Times New Roman" w:eastAsiaTheme="minorHAnsi" w:hAnsi="Times New Roman" w:cs="Times New Roman"/>
          <w:bCs/>
          <w:color w:val="auto"/>
          <w:sz w:val="24"/>
          <w:szCs w:val="24"/>
        </w:rPr>
        <w:t xml:space="preserve">another agile methodology that focuses on rapid development, continuous feedback, and high-quality software delivery. </w:t>
      </w:r>
      <w:r w:rsidR="005A0F4A" w:rsidRPr="005A0F4A">
        <w:rPr>
          <w:rFonts w:ascii="Times New Roman" w:eastAsiaTheme="minorHAnsi" w:hAnsi="Times New Roman" w:cs="Times New Roman"/>
          <w:bCs/>
          <w:color w:val="auto"/>
          <w:sz w:val="24"/>
          <w:szCs w:val="24"/>
        </w:rPr>
        <w:t>XP’s origin dates back to the 90s when Kent Beck – who would later become one of the authors of the Agile Manifesto – created it when hired to lead Chrysler’s Comprehensive Compensation System team</w:t>
      </w:r>
      <w:r w:rsidR="005A0F4A">
        <w:rPr>
          <w:rFonts w:ascii="Times New Roman" w:eastAsiaTheme="minorHAnsi" w:hAnsi="Times New Roman" w:cs="Times New Roman"/>
          <w:bCs/>
          <w:color w:val="auto"/>
          <w:sz w:val="24"/>
          <w:szCs w:val="24"/>
        </w:rPr>
        <w:t xml:space="preserve"> </w:t>
      </w:r>
      <w:r w:rsidR="006F7FB0">
        <w:rPr>
          <w:rFonts w:ascii="Times New Roman" w:eastAsiaTheme="minorHAnsi" w:hAnsi="Times New Roman" w:cs="Times New Roman"/>
          <w:bCs/>
          <w:color w:val="auto"/>
          <w:sz w:val="24"/>
          <w:szCs w:val="24"/>
        </w:rPr>
        <w:fldChar w:fldCharType="begin"/>
      </w:r>
      <w:r w:rsidR="006F7FB0">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Pr>
          <w:rFonts w:ascii="Times New Roman" w:eastAsiaTheme="minorHAnsi" w:hAnsi="Times New Roman" w:cs="Times New Roman"/>
          <w:bCs/>
          <w:color w:val="auto"/>
          <w:sz w:val="24"/>
          <w:szCs w:val="24"/>
        </w:rPr>
        <w:fldChar w:fldCharType="separate"/>
      </w:r>
      <w:r w:rsidR="006F7FB0">
        <w:rPr>
          <w:rFonts w:ascii="Times New Roman" w:eastAsiaTheme="minorHAnsi" w:hAnsi="Times New Roman" w:cs="Times New Roman"/>
          <w:bCs/>
          <w:noProof/>
          <w:color w:val="auto"/>
          <w:sz w:val="24"/>
          <w:szCs w:val="24"/>
        </w:rPr>
        <w:t>(Venema, 2024)</w:t>
      </w:r>
      <w:r w:rsidR="006F7FB0">
        <w:rPr>
          <w:rFonts w:ascii="Times New Roman" w:eastAsiaTheme="minorHAnsi" w:hAnsi="Times New Roman" w:cs="Times New Roman"/>
          <w:bCs/>
          <w:color w:val="auto"/>
          <w:sz w:val="24"/>
          <w:szCs w:val="24"/>
        </w:rPr>
        <w:fldChar w:fldCharType="end"/>
      </w:r>
      <w:r w:rsidR="006F7FB0">
        <w:rPr>
          <w:rFonts w:ascii="Times New Roman" w:eastAsiaTheme="minorHAnsi" w:hAnsi="Times New Roman" w:cs="Times New Roman"/>
          <w:bCs/>
          <w:color w:val="auto"/>
          <w:sz w:val="24"/>
          <w:szCs w:val="24"/>
        </w:rPr>
        <w:t>.</w:t>
      </w:r>
      <w:r w:rsidR="00AA5207">
        <w:rPr>
          <w:rFonts w:ascii="Times New Roman" w:eastAsiaTheme="minorHAnsi" w:hAnsi="Times New Roman" w:cs="Times New Roman"/>
          <w:bCs/>
          <w:color w:val="auto"/>
          <w:sz w:val="24"/>
          <w:szCs w:val="24"/>
        </w:rPr>
        <w:t xml:space="preserve"> XP</w:t>
      </w:r>
      <w:r w:rsidR="00AA5207" w:rsidRPr="00AA5207">
        <w:rPr>
          <w:rFonts w:ascii="Times New Roman" w:eastAsiaTheme="minorHAnsi" w:hAnsi="Times New Roman" w:cs="Times New Roman"/>
          <w:bCs/>
          <w:color w:val="auto"/>
          <w:sz w:val="24"/>
          <w:szCs w:val="24"/>
        </w:rPr>
        <w:t xml:space="preserve">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w:t>
      </w:r>
      <w:r w:rsidR="00AA5207">
        <w:rPr>
          <w:rFonts w:ascii="Times New Roman" w:eastAsiaTheme="minorHAnsi" w:hAnsi="Times New Roman" w:cs="Times New Roman"/>
          <w:bCs/>
          <w:color w:val="auto"/>
          <w:sz w:val="24"/>
          <w:szCs w:val="24"/>
        </w:rPr>
        <w:t xml:space="preserve">. </w:t>
      </w:r>
      <w:r w:rsidR="00AA5207" w:rsidRPr="00AA5207">
        <w:rPr>
          <w:rFonts w:ascii="Times New Roman" w:eastAsiaTheme="minorHAnsi" w:hAnsi="Times New Roman" w:cs="Times New Roman"/>
          <w:bCs/>
          <w:color w:val="auto"/>
          <w:sz w:val="24"/>
          <w:szCs w:val="24"/>
        </w:rPr>
        <w:t>XP assumes team members want to collaborate, improve their skills and relationships, and are willing to adapt to achieve shared goals</w:t>
      </w:r>
      <w:r w:rsidR="00BC22F8">
        <w:rPr>
          <w:rFonts w:ascii="Times New Roman" w:eastAsiaTheme="minorHAnsi" w:hAnsi="Times New Roman" w:cs="Times New Roman"/>
          <w:bCs/>
          <w:color w:val="auto"/>
          <w:sz w:val="24"/>
          <w:szCs w:val="24"/>
        </w:rPr>
        <w:t xml:space="preserve"> </w:t>
      </w:r>
      <w:r w:rsidR="00C33C98">
        <w:rPr>
          <w:rFonts w:ascii="Times New Roman" w:eastAsiaTheme="minorHAnsi" w:hAnsi="Times New Roman" w:cs="Times New Roman"/>
          <w:bCs/>
          <w:color w:val="auto"/>
          <w:sz w:val="24"/>
          <w:szCs w:val="24"/>
        </w:rPr>
        <w:fldChar w:fldCharType="begin"/>
      </w:r>
      <w:r w:rsidR="00C33C98">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Pr>
          <w:rFonts w:ascii="Times New Roman" w:eastAsiaTheme="minorHAnsi" w:hAnsi="Times New Roman" w:cs="Times New Roman"/>
          <w:bCs/>
          <w:color w:val="auto"/>
          <w:sz w:val="24"/>
          <w:szCs w:val="24"/>
        </w:rPr>
        <w:fldChar w:fldCharType="separate"/>
      </w:r>
      <w:r w:rsidR="00C33C98">
        <w:rPr>
          <w:rFonts w:ascii="Times New Roman" w:eastAsiaTheme="minorHAnsi" w:hAnsi="Times New Roman" w:cs="Times New Roman"/>
          <w:bCs/>
          <w:noProof/>
          <w:color w:val="auto"/>
          <w:sz w:val="24"/>
          <w:szCs w:val="24"/>
        </w:rPr>
        <w:t>(Beck, 2000)</w:t>
      </w:r>
      <w:r w:rsidR="00C33C98">
        <w:rPr>
          <w:rFonts w:ascii="Times New Roman" w:eastAsiaTheme="minorHAnsi" w:hAnsi="Times New Roman" w:cs="Times New Roman"/>
          <w:bCs/>
          <w:color w:val="auto"/>
          <w:sz w:val="24"/>
          <w:szCs w:val="24"/>
        </w:rPr>
        <w:fldChar w:fldCharType="end"/>
      </w:r>
      <w:r w:rsidR="00AA5207" w:rsidRPr="00AA5207">
        <w:rPr>
          <w:rFonts w:ascii="Times New Roman" w:eastAsiaTheme="minorHAnsi" w:hAnsi="Times New Roman" w:cs="Times New Roman"/>
          <w:bCs/>
          <w:color w:val="auto"/>
          <w:sz w:val="24"/>
          <w:szCs w:val="24"/>
        </w:rPr>
        <w:t>.</w:t>
      </w:r>
      <w:bookmarkEnd w:id="29"/>
    </w:p>
    <w:p w14:paraId="4789309F" w14:textId="65101DFB" w:rsidR="004240F4" w:rsidRDefault="0043278C" w:rsidP="00A25F97">
      <w:pPr>
        <w:pStyle w:val="Heading1"/>
        <w:ind w:firstLine="360"/>
        <w:rPr>
          <w:rFonts w:ascii="Times New Roman" w:eastAsiaTheme="minorHAnsi" w:hAnsi="Times New Roman" w:cs="Times New Roman"/>
          <w:bCs/>
          <w:color w:val="auto"/>
          <w:sz w:val="24"/>
          <w:szCs w:val="24"/>
        </w:rPr>
      </w:pPr>
      <w:bookmarkStart w:id="31" w:name="_Toc191072387"/>
      <w:r>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6">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31"/>
    </w:p>
    <w:bookmarkEnd w:id="30"/>
    <w:p w14:paraId="6C29FFEC" w14:textId="77777777" w:rsidR="003A18BA" w:rsidRDefault="003A18BA" w:rsidP="003A18BA">
      <w:pPr>
        <w:pStyle w:val="Heading1"/>
        <w:rPr>
          <w:rFonts w:ascii="Times New Roman" w:eastAsiaTheme="minorHAnsi" w:hAnsi="Times New Roman" w:cs="Times New Roman"/>
          <w:bCs/>
          <w:color w:val="auto"/>
          <w:sz w:val="24"/>
          <w:szCs w:val="24"/>
        </w:rPr>
      </w:pPr>
    </w:p>
    <w:p w14:paraId="4718CD7D" w14:textId="77777777" w:rsidR="00EC5037" w:rsidRDefault="00EC5037" w:rsidP="00EC5037">
      <w:pPr>
        <w:ind w:firstLine="720"/>
        <w:rPr>
          <w:rFonts w:ascii="Times New Roman" w:hAnsi="Times New Roman" w:cs="Times New Roman"/>
          <w:b/>
          <w:bCs/>
          <w:color w:val="4472C4" w:themeColor="accent1"/>
          <w:sz w:val="24"/>
          <w:szCs w:val="24"/>
        </w:rPr>
      </w:pPr>
      <w:commentRangeStart w:id="32"/>
      <w:r>
        <w:rPr>
          <w:rFonts w:ascii="Times New Roman" w:hAnsi="Times New Roman" w:cs="Times New Roman"/>
          <w:b/>
          <w:bCs/>
          <w:color w:val="4472C4" w:themeColor="accent1"/>
          <w:sz w:val="24"/>
          <w:szCs w:val="24"/>
        </w:rPr>
        <w:t>PLANNING</w:t>
      </w:r>
      <w:r w:rsidRPr="006C706A">
        <w:rPr>
          <w:rFonts w:ascii="Times New Roman" w:hAnsi="Times New Roman" w:cs="Times New Roman"/>
          <w:b/>
          <w:bCs/>
          <w:color w:val="4472C4" w:themeColor="accent1"/>
          <w:sz w:val="24"/>
          <w:szCs w:val="24"/>
        </w:rPr>
        <w:t xml:space="preserve"> PHASE</w:t>
      </w:r>
    </w:p>
    <w:p w14:paraId="048D984F" w14:textId="7EF15FE9" w:rsidR="00EC5037" w:rsidRDefault="001849F9" w:rsidP="001849F9">
      <w:pPr>
        <w:ind w:firstLine="720"/>
      </w:pPr>
      <w:r w:rsidRPr="001849F9">
        <w:lastRenderedPageBreak/>
        <w:t>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estimate and develop iterations, ‘spikes’ are introduced, which signify the necessity for further research</w:t>
      </w:r>
      <w:r w:rsidR="00644242">
        <w:t xml:space="preserve"> </w:t>
      </w:r>
      <w:r w:rsidR="00644242">
        <w:fldChar w:fldCharType="begin"/>
      </w:r>
      <w:r w:rsidR="00644242">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fldChar w:fldCharType="separate"/>
      </w:r>
      <w:r w:rsidR="00644242">
        <w:rPr>
          <w:noProof/>
        </w:rPr>
        <w:t>(Kanade, 2022)</w:t>
      </w:r>
      <w:r w:rsidR="00644242">
        <w:fldChar w:fldCharType="end"/>
      </w:r>
      <w:r w:rsidRPr="001849F9">
        <w:t>.</w:t>
      </w:r>
    </w:p>
    <w:p w14:paraId="642A18EC" w14:textId="77777777" w:rsidR="001849F9" w:rsidRDefault="001849F9" w:rsidP="00EC5037"/>
    <w:p w14:paraId="3362FA78" w14:textId="4B1EC7C6" w:rsidR="0043278C" w:rsidRPr="00D85409" w:rsidRDefault="00D85409" w:rsidP="00D85409">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DESIGN</w:t>
      </w:r>
      <w:r w:rsidRPr="006C706A">
        <w:rPr>
          <w:rFonts w:ascii="Times New Roman" w:hAnsi="Times New Roman" w:cs="Times New Roman"/>
          <w:b/>
          <w:bCs/>
          <w:color w:val="4472C4" w:themeColor="accent1"/>
          <w:sz w:val="24"/>
          <w:szCs w:val="24"/>
        </w:rPr>
        <w:t xml:space="preserve"> PHASE</w:t>
      </w:r>
    </w:p>
    <w:p w14:paraId="77687F53" w14:textId="462BE200" w:rsidR="0043278C" w:rsidRDefault="0043278C" w:rsidP="00D85409">
      <w:pPr>
        <w:ind w:firstLine="720"/>
      </w:pPr>
      <w:r w:rsidRPr="0043278C">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t xml:space="preserve"> </w:t>
      </w:r>
      <w:r w:rsidR="00D85D32">
        <w:fldChar w:fldCharType="begin"/>
      </w:r>
      <w:r w:rsidR="00D85D32">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170ABDFF" w14:textId="3C98E114" w:rsidR="0043278C" w:rsidRPr="00D85D32" w:rsidRDefault="00B73FD3" w:rsidP="00D85D32">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CODING</w:t>
      </w:r>
      <w:r w:rsidRPr="006C706A">
        <w:rPr>
          <w:rFonts w:ascii="Times New Roman" w:hAnsi="Times New Roman" w:cs="Times New Roman"/>
          <w:b/>
          <w:bCs/>
          <w:color w:val="4472C4" w:themeColor="accent1"/>
          <w:sz w:val="24"/>
          <w:szCs w:val="24"/>
        </w:rPr>
        <w:t xml:space="preserve"> PHASE</w:t>
      </w:r>
    </w:p>
    <w:p w14:paraId="15C7743E" w14:textId="5BE6B41F" w:rsidR="0043278C" w:rsidRDefault="0043278C" w:rsidP="00EC5037">
      <w:r w:rsidRPr="0043278C">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t xml:space="preserve"> </w:t>
      </w:r>
      <w:r w:rsidR="00D85D32">
        <w:fldChar w:fldCharType="begin"/>
      </w:r>
      <w:r w:rsidR="00D85D32">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6465302C" w14:textId="120D4B3D" w:rsidR="0043278C" w:rsidRPr="00E46BC7" w:rsidRDefault="00D85D32" w:rsidP="00E46BC7">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TESTING</w:t>
      </w:r>
      <w:r w:rsidR="00613F97" w:rsidRPr="006C706A">
        <w:rPr>
          <w:rFonts w:ascii="Times New Roman" w:hAnsi="Times New Roman" w:cs="Times New Roman"/>
          <w:b/>
          <w:bCs/>
          <w:color w:val="4472C4" w:themeColor="accent1"/>
          <w:sz w:val="24"/>
          <w:szCs w:val="24"/>
        </w:rPr>
        <w:t xml:space="preserve"> PHASE</w:t>
      </w:r>
    </w:p>
    <w:p w14:paraId="2E9FADE6" w14:textId="6F922CC3" w:rsidR="0043278C" w:rsidRDefault="0043278C" w:rsidP="00EC5037">
      <w:r w:rsidRPr="0043278C">
        <w:t>The testing phase comes after the coding stage. The development process routinely involves two tests: unit tests and acceptance tests</w:t>
      </w:r>
      <w:r w:rsidR="00613F97">
        <w:t>. Unit tests</w:t>
      </w:r>
      <w:r w:rsidR="00613F97" w:rsidRPr="0043278C">
        <w:t xml:space="preserve"> </w:t>
      </w:r>
      <w:r w:rsidRPr="0043278C">
        <w:t>refer to automated testing practices that confirm whether the developed features work as intended. Acceptance tests relate to customer testing, which determines whether the overall system is developed by keeping initial user requirements in mind. The testing phase validates the performance of codes and gives insights into bugs that may arise in specific scenarios</w:t>
      </w:r>
      <w:r w:rsidR="00F44997">
        <w:t xml:space="preserve"> </w:t>
      </w:r>
      <w:r w:rsidR="00F44997">
        <w:fldChar w:fldCharType="begin"/>
      </w:r>
      <w:r w:rsidR="00F44997">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43278C">
        <w:t>.</w:t>
      </w:r>
    </w:p>
    <w:p w14:paraId="606C2409" w14:textId="5C8B462B" w:rsidR="0043278C" w:rsidRPr="004B2DFF" w:rsidRDefault="00E46BC7" w:rsidP="004B2DFF">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LISTENING</w:t>
      </w:r>
      <w:r w:rsidRPr="006C706A">
        <w:rPr>
          <w:rFonts w:ascii="Times New Roman" w:hAnsi="Times New Roman" w:cs="Times New Roman"/>
          <w:b/>
          <w:bCs/>
          <w:color w:val="4472C4" w:themeColor="accent1"/>
          <w:sz w:val="24"/>
          <w:szCs w:val="24"/>
        </w:rPr>
        <w:t xml:space="preserve"> PHASE</w:t>
      </w:r>
    </w:p>
    <w:p w14:paraId="7BD40286" w14:textId="071C9BD0" w:rsidR="00E46BC7" w:rsidRPr="00EC5037" w:rsidRDefault="00E46BC7" w:rsidP="00EC5037">
      <w:r w:rsidRPr="00E46BC7">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t xml:space="preserve"> </w:t>
      </w:r>
      <w:r w:rsidR="00F44997">
        <w:fldChar w:fldCharType="begin"/>
      </w:r>
      <w:r w:rsidR="00F44997">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E46BC7">
        <w:t>.</w:t>
      </w:r>
      <w:commentRangeEnd w:id="32"/>
      <w:r w:rsidR="00EB02E2">
        <w:rPr>
          <w:rStyle w:val="CommentReference"/>
        </w:rPr>
        <w:commentReference w:id="32"/>
      </w:r>
    </w:p>
    <w:p w14:paraId="05B7C51E" w14:textId="77777777" w:rsidR="004B2DFF" w:rsidRDefault="004B2DFF" w:rsidP="003A18BA">
      <w:pPr>
        <w:pStyle w:val="Heading1"/>
        <w:rPr>
          <w:rFonts w:ascii="Times New Roman" w:hAnsi="Times New Roman" w:cs="Times New Roman"/>
          <w:b/>
          <w:bCs/>
          <w:sz w:val="28"/>
          <w:szCs w:val="28"/>
        </w:rPr>
      </w:pPr>
    </w:p>
    <w:p w14:paraId="6042B6C2" w14:textId="660FC2F9" w:rsidR="00DD3E83" w:rsidRDefault="00DD3E83" w:rsidP="003A18BA">
      <w:pPr>
        <w:pStyle w:val="Heading1"/>
        <w:rPr>
          <w:rFonts w:ascii="Times New Roman" w:hAnsi="Times New Roman" w:cs="Times New Roman"/>
          <w:b/>
          <w:bCs/>
          <w:sz w:val="28"/>
          <w:szCs w:val="28"/>
        </w:rPr>
      </w:pPr>
      <w:bookmarkStart w:id="33" w:name="_Toc191072388"/>
      <w:r w:rsidRPr="00CD2D73">
        <w:rPr>
          <w:rFonts w:ascii="Times New Roman" w:hAnsi="Times New Roman" w:cs="Times New Roman"/>
          <w:b/>
          <w:bCs/>
          <w:sz w:val="28"/>
          <w:szCs w:val="28"/>
        </w:rPr>
        <w:t xml:space="preserve">Critical </w:t>
      </w:r>
      <w:r w:rsidR="00796EA2" w:rsidRPr="00CD2D73">
        <w:rPr>
          <w:rFonts w:ascii="Times New Roman" w:hAnsi="Times New Roman" w:cs="Times New Roman"/>
          <w:b/>
          <w:bCs/>
          <w:sz w:val="28"/>
          <w:szCs w:val="28"/>
        </w:rPr>
        <w:t>evaluation</w:t>
      </w:r>
      <w:r w:rsidRPr="00CD2D73">
        <w:rPr>
          <w:rFonts w:ascii="Times New Roman" w:hAnsi="Times New Roman" w:cs="Times New Roman"/>
          <w:b/>
          <w:bCs/>
          <w:sz w:val="28"/>
          <w:szCs w:val="28"/>
        </w:rPr>
        <w:t xml:space="preserve"> of chosen methodology </w:t>
      </w:r>
      <w:r w:rsidR="007E04F0">
        <w:rPr>
          <w:rFonts w:ascii="Times New Roman" w:hAnsi="Times New Roman" w:cs="Times New Roman"/>
          <w:b/>
          <w:bCs/>
          <w:sz w:val="28"/>
          <w:szCs w:val="28"/>
        </w:rPr>
        <w:t>…</w:t>
      </w:r>
      <w:bookmarkEnd w:id="33"/>
    </w:p>
    <w:p w14:paraId="7A6A1B8C" w14:textId="77777777" w:rsidR="007E04F0" w:rsidRPr="007E04F0" w:rsidRDefault="007E04F0" w:rsidP="007E04F0"/>
    <w:p w14:paraId="7E949835" w14:textId="77777777" w:rsidR="00D52124" w:rsidRDefault="00FF60A5" w:rsidP="00282225">
      <w:pPr>
        <w:spacing w:line="276" w:lineRule="auto"/>
        <w:ind w:firstLine="720"/>
        <w:jc w:val="both"/>
        <w:rPr>
          <w:ins w:id="34" w:author="olufemi omisakin water" w:date="2025-02-25T21:54:00Z" w16du:dateUtc="2025-02-25T08:54:00Z"/>
          <w:rFonts w:ascii="Times New Roman" w:hAnsi="Times New Roman" w:cs="Times New Roman"/>
          <w:bCs/>
          <w:sz w:val="24"/>
          <w:szCs w:val="24"/>
        </w:rPr>
      </w:pPr>
      <w:r w:rsidRPr="00FF60A5">
        <w:rPr>
          <w:rFonts w:ascii="Times New Roman" w:hAnsi="Times New Roman" w:cs="Times New Roman"/>
          <w:bCs/>
          <w:sz w:val="24"/>
          <w:szCs w:val="24"/>
        </w:rPr>
        <w:t xml:space="preserve">After evaluating the three methodologies, </w:t>
      </w:r>
      <w:r w:rsidR="00282225" w:rsidRPr="00282225">
        <w:rPr>
          <w:rFonts w:ascii="Times New Roman" w:hAnsi="Times New Roman" w:cs="Times New Roman"/>
          <w:bCs/>
          <w:sz w:val="24"/>
          <w:szCs w:val="24"/>
        </w:rPr>
        <w:t>Scrum is</w:t>
      </w:r>
      <w:ins w:id="35" w:author="olufemi omisakin water" w:date="2025-02-25T21:46:00Z" w16du:dateUtc="2025-02-25T08:46:00Z">
        <w:r w:rsidR="00EB02E2">
          <w:rPr>
            <w:rFonts w:ascii="Times New Roman" w:hAnsi="Times New Roman" w:cs="Times New Roman"/>
            <w:bCs/>
            <w:sz w:val="24"/>
            <w:szCs w:val="24"/>
          </w:rPr>
          <w:t xml:space="preserve"> chosen as</w:t>
        </w:r>
      </w:ins>
      <w:r w:rsidR="00282225" w:rsidRPr="00282225">
        <w:rPr>
          <w:rFonts w:ascii="Times New Roman" w:hAnsi="Times New Roman" w:cs="Times New Roman"/>
          <w:bCs/>
          <w:sz w:val="24"/>
          <w:szCs w:val="24"/>
        </w:rPr>
        <w:t xml:space="preserve"> the most suitable project management methodology for the implementation of the </w:t>
      </w:r>
      <w:ins w:id="36" w:author="olufemi omisakin water" w:date="2025-02-25T21:46:00Z" w16du:dateUtc="2025-02-25T08:46:00Z">
        <w:r w:rsidR="00EB02E2">
          <w:rPr>
            <w:rFonts w:ascii="Times New Roman" w:hAnsi="Times New Roman" w:cs="Times New Roman"/>
            <w:bCs/>
            <w:sz w:val="24"/>
            <w:szCs w:val="24"/>
          </w:rPr>
          <w:t xml:space="preserve">OPAIC </w:t>
        </w:r>
      </w:ins>
      <w:r w:rsidR="00282225" w:rsidRPr="00282225">
        <w:rPr>
          <w:rFonts w:ascii="Times New Roman" w:hAnsi="Times New Roman" w:cs="Times New Roman"/>
          <w:bCs/>
          <w:sz w:val="24"/>
          <w:szCs w:val="24"/>
        </w:rPr>
        <w:t xml:space="preserve">Virtual Reality (VR) Learning Platform for Healthcare Training at Otago Polytechnic. This is primarily due to Scrum’s iterative, collaborative, and flexible approach, which aligns well with the complex and innovative nature of the </w:t>
      </w:r>
      <w:commentRangeStart w:id="37"/>
      <w:r w:rsidR="00282225" w:rsidRPr="00282225">
        <w:rPr>
          <w:rFonts w:ascii="Times New Roman" w:hAnsi="Times New Roman" w:cs="Times New Roman"/>
          <w:bCs/>
          <w:sz w:val="24"/>
          <w:szCs w:val="24"/>
        </w:rPr>
        <w:t>project</w:t>
      </w:r>
      <w:commentRangeEnd w:id="37"/>
      <w:r w:rsidR="00D52124">
        <w:rPr>
          <w:rStyle w:val="CommentReference"/>
        </w:rPr>
        <w:commentReference w:id="37"/>
      </w:r>
      <w:r w:rsidR="00282225" w:rsidRPr="00282225">
        <w:rPr>
          <w:rFonts w:ascii="Times New Roman" w:hAnsi="Times New Roman" w:cs="Times New Roman"/>
          <w:bCs/>
          <w:sz w:val="24"/>
          <w:szCs w:val="24"/>
        </w:rPr>
        <w:t xml:space="preserve">. </w:t>
      </w:r>
    </w:p>
    <w:p w14:paraId="138B5DA0" w14:textId="5BA2D434" w:rsidR="00D52124" w:rsidRDefault="00D52124" w:rsidP="00D52124">
      <w:pPr>
        <w:spacing w:line="276" w:lineRule="auto"/>
        <w:jc w:val="both"/>
        <w:rPr>
          <w:ins w:id="38" w:author="olufemi omisakin water" w:date="2025-02-25T21:54:00Z" w16du:dateUtc="2025-02-25T08:54:00Z"/>
          <w:rFonts w:ascii="Times New Roman" w:hAnsi="Times New Roman" w:cs="Times New Roman"/>
          <w:bCs/>
          <w:sz w:val="24"/>
          <w:szCs w:val="24"/>
        </w:rPr>
        <w:pPrChange w:id="39" w:author="olufemi omisakin water" w:date="2025-02-25T21:54:00Z" w16du:dateUtc="2025-02-25T08:54:00Z">
          <w:pPr>
            <w:spacing w:line="276" w:lineRule="auto"/>
            <w:ind w:firstLine="720"/>
            <w:jc w:val="both"/>
          </w:pPr>
        </w:pPrChange>
      </w:pPr>
      <w:ins w:id="40" w:author="olufemi omisakin water" w:date="2025-02-25T21:54:00Z" w16du:dateUtc="2025-02-25T08:54:00Z">
        <w:r>
          <w:rPr>
            <w:rFonts w:ascii="Times New Roman" w:hAnsi="Times New Roman" w:cs="Times New Roman"/>
            <w:bCs/>
            <w:sz w:val="24"/>
            <w:szCs w:val="24"/>
          </w:rPr>
          <w:t>Justifications for choosing</w:t>
        </w:r>
      </w:ins>
      <w:ins w:id="41" w:author="olufemi omisakin water" w:date="2025-02-25T21:55:00Z" w16du:dateUtc="2025-02-25T08:55:00Z">
        <w:r>
          <w:rPr>
            <w:rFonts w:ascii="Times New Roman" w:hAnsi="Times New Roman" w:cs="Times New Roman"/>
            <w:bCs/>
            <w:sz w:val="24"/>
            <w:szCs w:val="24"/>
          </w:rPr>
          <w:t xml:space="preserve"> Scrum as the most suitable methodology for OPAIC -------------</w:t>
        </w:r>
      </w:ins>
    </w:p>
    <w:p w14:paraId="1F3A550F" w14:textId="77777777" w:rsidR="00D52124" w:rsidRDefault="00D52124" w:rsidP="00282225">
      <w:pPr>
        <w:spacing w:line="276" w:lineRule="auto"/>
        <w:ind w:firstLine="720"/>
        <w:jc w:val="both"/>
        <w:rPr>
          <w:ins w:id="42" w:author="olufemi omisakin water" w:date="2025-02-25T21:54:00Z" w16du:dateUtc="2025-02-25T08:54:00Z"/>
          <w:rFonts w:ascii="Times New Roman" w:hAnsi="Times New Roman" w:cs="Times New Roman"/>
          <w:bCs/>
          <w:sz w:val="24"/>
          <w:szCs w:val="24"/>
        </w:rPr>
      </w:pPr>
    </w:p>
    <w:p w14:paraId="2D27DCBE" w14:textId="2AD3ED10"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Below are the</w:t>
      </w:r>
      <w:ins w:id="43" w:author="olufemi omisakin water" w:date="2025-02-25T21:54:00Z" w16du:dateUtc="2025-02-25T08:54:00Z">
        <w:r w:rsidR="00D52124">
          <w:rPr>
            <w:rFonts w:ascii="Times New Roman" w:hAnsi="Times New Roman" w:cs="Times New Roman"/>
            <w:bCs/>
            <w:sz w:val="24"/>
            <w:szCs w:val="24"/>
          </w:rPr>
          <w:t xml:space="preserve"> justifications for</w:t>
        </w:r>
      </w:ins>
      <w:del w:id="44" w:author="olufemi omisakin water" w:date="2025-02-25T21:54:00Z" w16du:dateUtc="2025-02-25T08:54:00Z">
        <w:r w:rsidRPr="00282225" w:rsidDel="00D52124">
          <w:rPr>
            <w:rFonts w:ascii="Times New Roman" w:hAnsi="Times New Roman" w:cs="Times New Roman"/>
            <w:bCs/>
            <w:sz w:val="24"/>
            <w:szCs w:val="24"/>
          </w:rPr>
          <w:delText xml:space="preserve"> key reasons</w:delText>
        </w:r>
      </w:del>
      <w:r w:rsidRPr="00282225">
        <w:rPr>
          <w:rFonts w:ascii="Times New Roman" w:hAnsi="Times New Roman" w:cs="Times New Roman"/>
          <w:bCs/>
          <w:sz w:val="24"/>
          <w:szCs w:val="24"/>
        </w:rPr>
        <w:t xml:space="preserve"> why Scrum is the best fit for this initiative.</w:t>
      </w:r>
    </w:p>
    <w:p w14:paraId="6D4C20E4" w14:textId="77777777" w:rsidR="00282225" w:rsidRPr="00282225" w:rsidRDefault="00282225" w:rsidP="00282225">
      <w:pPr>
        <w:spacing w:line="276" w:lineRule="auto"/>
        <w:jc w:val="both"/>
        <w:rPr>
          <w:rFonts w:ascii="Times New Roman" w:hAnsi="Times New Roman" w:cs="Times New Roman"/>
          <w:bCs/>
          <w:sz w:val="24"/>
          <w:szCs w:val="24"/>
        </w:rPr>
      </w:pPr>
    </w:p>
    <w:p w14:paraId="5AF89D47" w14:textId="19866D00"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Firstly, Scrum’s iterative development process allows for continuous improvement and adaptation. The</w:t>
      </w:r>
      <w:ins w:id="45" w:author="olufemi omisakin water" w:date="2025-02-25T21:47:00Z" w16du:dateUtc="2025-02-25T08:47:00Z">
        <w:r w:rsidR="00EB02E2">
          <w:rPr>
            <w:rFonts w:ascii="Times New Roman" w:hAnsi="Times New Roman" w:cs="Times New Roman"/>
            <w:bCs/>
            <w:sz w:val="24"/>
            <w:szCs w:val="24"/>
          </w:rPr>
          <w:t xml:space="preserve"> OPAIC</w:t>
        </w:r>
      </w:ins>
      <w:r w:rsidRPr="00282225">
        <w:rPr>
          <w:rFonts w:ascii="Times New Roman" w:hAnsi="Times New Roman" w:cs="Times New Roman"/>
          <w:bCs/>
          <w:sz w:val="24"/>
          <w:szCs w:val="24"/>
        </w:rPr>
        <w:t xml:space="preserve"> VR platform</w:t>
      </w:r>
      <w:ins w:id="46" w:author="olufemi omisakin water" w:date="2025-02-25T21:48:00Z" w16du:dateUtc="2025-02-25T08:48:00Z">
        <w:r w:rsidR="00EB02E2">
          <w:rPr>
            <w:rFonts w:ascii="Times New Roman" w:hAnsi="Times New Roman" w:cs="Times New Roman"/>
            <w:bCs/>
            <w:sz w:val="24"/>
            <w:szCs w:val="24"/>
          </w:rPr>
          <w:t xml:space="preserve"> project</w:t>
        </w:r>
      </w:ins>
      <w:r w:rsidRPr="00282225">
        <w:rPr>
          <w:rFonts w:ascii="Times New Roman" w:hAnsi="Times New Roman" w:cs="Times New Roman"/>
          <w:bCs/>
          <w:sz w:val="24"/>
          <w:szCs w:val="24"/>
        </w:rPr>
        <w:t xml:space="preserve"> involves cutting-edge technology and requires frequent testing and refinement to ensure it meets the needs of students and lecturers</w:t>
      </w:r>
      <w:ins w:id="47" w:author="olufemi omisakin water" w:date="2025-02-25T21:48:00Z" w16du:dateUtc="2025-02-25T08:48:00Z">
        <w:r w:rsidR="00EB02E2">
          <w:rPr>
            <w:rFonts w:ascii="Times New Roman" w:hAnsi="Times New Roman" w:cs="Times New Roman"/>
            <w:bCs/>
            <w:sz w:val="24"/>
            <w:szCs w:val="24"/>
          </w:rPr>
          <w:t xml:space="preserve">, only scrum ideal to use in this type of project </w:t>
        </w:r>
      </w:ins>
      <w:proofErr w:type="spellStart"/>
      <w:ins w:id="48" w:author="olufemi omisakin water" w:date="2025-02-25T21:49:00Z" w16du:dateUtc="2025-02-25T08:49:00Z">
        <w:r w:rsidR="00EB02E2">
          <w:rPr>
            <w:rFonts w:ascii="Times New Roman" w:hAnsi="Times New Roman" w:cs="Times New Roman"/>
            <w:bCs/>
            <w:sz w:val="24"/>
            <w:szCs w:val="24"/>
          </w:rPr>
          <w:t>sceneriao</w:t>
        </w:r>
      </w:ins>
      <w:proofErr w:type="spellEnd"/>
      <w:r w:rsidRPr="00282225">
        <w:rPr>
          <w:rFonts w:ascii="Times New Roman" w:hAnsi="Times New Roman" w:cs="Times New Roman"/>
          <w:bCs/>
          <w:sz w:val="24"/>
          <w:szCs w:val="24"/>
        </w:rPr>
        <w:t xml:space="preserve">. By breaking the project into smaller, manageable sprints, the development team can deliver incremental updates, gather feedback, and make necessary adjustments. This is particularly important for ensuring the platform’s immersive 3D environments, multi-user capabilities, and integrated feedback system function seamlessly </w:t>
      </w:r>
      <w:r w:rsidR="00595778">
        <w:rPr>
          <w:rFonts w:ascii="Times New Roman" w:hAnsi="Times New Roman" w:cs="Times New Roman"/>
          <w:bCs/>
          <w:sz w:val="24"/>
          <w:szCs w:val="24"/>
        </w:rPr>
        <w:fldChar w:fldCharType="begin"/>
      </w:r>
      <w:r w:rsidR="00595778">
        <w:rPr>
          <w:rFonts w:ascii="Times New Roman" w:hAnsi="Times New Roman" w:cs="Times New Roman"/>
          <w:bCs/>
          <w:sz w:val="24"/>
          <w:szCs w:val="24"/>
        </w:rPr>
        <w:instrText xml:space="preserve"> ADDIN ZOTERO_ITEM CSL_CITATION {"citationID":"DDQ9EI9r","properties":{"formattedCitation":"(Schwaber &amp; Sutherland, 2020)","plainCitation":"(Schwaber &amp; Sutherland, 2020)","noteIndex":0},"citationItems":[{"id":148,"uris":["http://zotero.org/users/local/Qseh2Ukg/items/WEZF8NYR"],"itemData":{"id":148,"type":"webpage","abstract":"Do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agencies.","container-title":"scrumguides.org","language":"en","title":"The Scrum Guide","URL":"https://scrumguides.org/docs/scrumguide/v2020/2020-Scrum-Guide-US.pdf","author":[{"family":"Schwaber","given":"Ken"},{"family":"Sutherland","given":"Jeff"}],"accessed":{"date-parts":[["2024",4,26]]},"issued":{"date-parts":[["2020"]]}}}],"schema":"https://github.com/citation-style-language/schema/raw/master/csl-citation.json"} </w:instrText>
      </w:r>
      <w:r w:rsidR="00595778">
        <w:rPr>
          <w:rFonts w:ascii="Times New Roman" w:hAnsi="Times New Roman" w:cs="Times New Roman"/>
          <w:bCs/>
          <w:sz w:val="24"/>
          <w:szCs w:val="24"/>
        </w:rPr>
        <w:fldChar w:fldCharType="separate"/>
      </w:r>
      <w:r w:rsidR="00595778">
        <w:rPr>
          <w:rFonts w:ascii="Times New Roman" w:hAnsi="Times New Roman" w:cs="Times New Roman"/>
          <w:bCs/>
          <w:noProof/>
          <w:sz w:val="24"/>
          <w:szCs w:val="24"/>
        </w:rPr>
        <w:t>(Schwaber &amp; Sutherland, 2020)</w:t>
      </w:r>
      <w:r w:rsidR="00595778">
        <w:rPr>
          <w:rFonts w:ascii="Times New Roman" w:hAnsi="Times New Roman" w:cs="Times New Roman"/>
          <w:bCs/>
          <w:sz w:val="24"/>
          <w:szCs w:val="24"/>
        </w:rPr>
        <w:fldChar w:fldCharType="end"/>
      </w:r>
      <w:r w:rsidRPr="00282225">
        <w:rPr>
          <w:rFonts w:ascii="Times New Roman" w:hAnsi="Times New Roman" w:cs="Times New Roman"/>
          <w:bCs/>
          <w:sz w:val="24"/>
          <w:szCs w:val="24"/>
        </w:rPr>
        <w:t>.</w:t>
      </w:r>
    </w:p>
    <w:p w14:paraId="0C3ADC4F" w14:textId="249D7211"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Second, Scrum emphasizes collaboration and communication, which is critical for a project involving multiple stakeholders</w:t>
      </w:r>
      <w:ins w:id="49" w:author="olufemi omisakin water" w:date="2025-02-25T21:49:00Z" w16du:dateUtc="2025-02-25T08:49:00Z">
        <w:r w:rsidR="00EB02E2">
          <w:rPr>
            <w:rFonts w:ascii="Times New Roman" w:hAnsi="Times New Roman" w:cs="Times New Roman"/>
            <w:bCs/>
            <w:sz w:val="24"/>
            <w:szCs w:val="24"/>
          </w:rPr>
          <w:t xml:space="preserve"> such as OPAIC VR platform project</w:t>
        </w:r>
      </w:ins>
      <w:r w:rsidRPr="00282225">
        <w:rPr>
          <w:rFonts w:ascii="Times New Roman" w:hAnsi="Times New Roman" w:cs="Times New Roman"/>
          <w:bCs/>
          <w:sz w:val="24"/>
          <w:szCs w:val="24"/>
        </w:rPr>
        <w:t xml:space="preserve">, </w:t>
      </w:r>
      <w:ins w:id="50" w:author="olufemi omisakin water" w:date="2025-02-25T21:50:00Z" w16du:dateUtc="2025-02-25T08:50:00Z">
        <w:r w:rsidR="00EB02E2">
          <w:rPr>
            <w:rFonts w:ascii="Times New Roman" w:hAnsi="Times New Roman" w:cs="Times New Roman"/>
            <w:bCs/>
            <w:sz w:val="24"/>
            <w:szCs w:val="24"/>
          </w:rPr>
          <w:t>stakeholders in this project will include among others</w:t>
        </w:r>
      </w:ins>
      <w:del w:id="51" w:author="olufemi omisakin water" w:date="2025-02-25T21:50:00Z" w16du:dateUtc="2025-02-25T08:50:00Z">
        <w:r w:rsidRPr="00282225" w:rsidDel="00EB02E2">
          <w:rPr>
            <w:rFonts w:ascii="Times New Roman" w:hAnsi="Times New Roman" w:cs="Times New Roman"/>
            <w:bCs/>
            <w:sz w:val="24"/>
            <w:szCs w:val="24"/>
          </w:rPr>
          <w:delText>including</w:delText>
        </w:r>
      </w:del>
      <w:r w:rsidRPr="00282225">
        <w:rPr>
          <w:rFonts w:ascii="Times New Roman" w:hAnsi="Times New Roman" w:cs="Times New Roman"/>
          <w:bCs/>
          <w:sz w:val="24"/>
          <w:szCs w:val="24"/>
        </w:rPr>
        <w:t xml:space="preserve"> students, lecturers, software developers, and healthcare professionals. The daily stand-ups, sprint reviews, and retrospectives </w:t>
      </w:r>
      <w:ins w:id="52" w:author="olufemi omisakin water" w:date="2025-02-25T21:50:00Z" w16du:dateUtc="2025-02-25T08:50:00Z">
        <w:r w:rsidR="00EB02E2">
          <w:rPr>
            <w:rFonts w:ascii="Times New Roman" w:hAnsi="Times New Roman" w:cs="Times New Roman"/>
            <w:bCs/>
            <w:sz w:val="24"/>
            <w:szCs w:val="24"/>
          </w:rPr>
          <w:t xml:space="preserve">will </w:t>
        </w:r>
      </w:ins>
      <w:r w:rsidRPr="00282225">
        <w:rPr>
          <w:rFonts w:ascii="Times New Roman" w:hAnsi="Times New Roman" w:cs="Times New Roman"/>
          <w:bCs/>
          <w:sz w:val="24"/>
          <w:szCs w:val="24"/>
        </w:rPr>
        <w:t xml:space="preserve">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w:t>
      </w:r>
      <w:r w:rsidR="005924D6">
        <w:rPr>
          <w:rFonts w:ascii="Times New Roman" w:hAnsi="Times New Roman" w:cs="Times New Roman"/>
          <w:bCs/>
          <w:sz w:val="24"/>
          <w:szCs w:val="24"/>
        </w:rPr>
        <w:fldChar w:fldCharType="begin"/>
      </w:r>
      <w:r w:rsidR="005924D6">
        <w:rPr>
          <w:rFonts w:ascii="Times New Roman" w:hAnsi="Times New Roman" w:cs="Times New Roman"/>
          <w:bCs/>
          <w:sz w:val="24"/>
          <w:szCs w:val="24"/>
        </w:rPr>
        <w:instrText xml:space="preserve"> ADDIN ZOTERO_ITEM CSL_CITATION {"citationID":"WgTfLDSJ","properties":{"formattedCitation":"(Rubin, 2012)","plainCitation":"(Rubin, 2012)","noteIndex":0},"citationItems":[{"id":149,"uris":["http://zotero.org/users/local/Qseh2Ukg/items/XE6ZNS4R"],"itemData":{"id":149,"type":"book","ISBN":"0-201-61641-6","publisher":"Addison-Wesley","title":"Essential Scrum: A practical guide to the most popular Agile process","author":[{"family":"Rubin","given":"Kenneth"}],"issued":{"date-parts":[["2012"]]}}}],"schema":"https://github.com/citation-style-language/schema/raw/master/csl-citation.json"} </w:instrText>
      </w:r>
      <w:r w:rsidR="005924D6">
        <w:rPr>
          <w:rFonts w:ascii="Times New Roman" w:hAnsi="Times New Roman" w:cs="Times New Roman"/>
          <w:bCs/>
          <w:sz w:val="24"/>
          <w:szCs w:val="24"/>
        </w:rPr>
        <w:fldChar w:fldCharType="separate"/>
      </w:r>
      <w:r w:rsidR="005924D6">
        <w:rPr>
          <w:rFonts w:ascii="Times New Roman" w:hAnsi="Times New Roman" w:cs="Times New Roman"/>
          <w:bCs/>
          <w:noProof/>
          <w:sz w:val="24"/>
          <w:szCs w:val="24"/>
        </w:rPr>
        <w:t>(Rubin, 2012)</w:t>
      </w:r>
      <w:r w:rsidR="005924D6">
        <w:rPr>
          <w:rFonts w:ascii="Times New Roman" w:hAnsi="Times New Roman" w:cs="Times New Roman"/>
          <w:bCs/>
          <w:sz w:val="24"/>
          <w:szCs w:val="24"/>
        </w:rPr>
        <w:fldChar w:fldCharType="end"/>
      </w:r>
      <w:r w:rsidR="005924D6">
        <w:rPr>
          <w:rFonts w:ascii="Times New Roman" w:hAnsi="Times New Roman" w:cs="Times New Roman"/>
          <w:bCs/>
          <w:sz w:val="24"/>
          <w:szCs w:val="24"/>
        </w:rPr>
        <w:t>.</w:t>
      </w:r>
    </w:p>
    <w:p w14:paraId="4CFF2CC8" w14:textId="34B9B8B1"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 xml:space="preserve">Thirdly, </w:t>
      </w:r>
      <w:ins w:id="53" w:author="olufemi omisakin water" w:date="2025-02-25T21:51:00Z" w16du:dateUtc="2025-02-25T08:51:00Z">
        <w:r w:rsidR="00D52124">
          <w:rPr>
            <w:rFonts w:ascii="Times New Roman" w:hAnsi="Times New Roman" w:cs="Times New Roman"/>
            <w:bCs/>
            <w:sz w:val="24"/>
            <w:szCs w:val="24"/>
          </w:rPr>
          <w:t>s</w:t>
        </w:r>
      </w:ins>
      <w:ins w:id="54" w:author="olufemi omisakin water" w:date="2025-02-25T21:52:00Z" w16du:dateUtc="2025-02-25T08:52:00Z">
        <w:r w:rsidR="00D52124">
          <w:rPr>
            <w:rFonts w:ascii="Times New Roman" w:hAnsi="Times New Roman" w:cs="Times New Roman"/>
            <w:bCs/>
            <w:sz w:val="24"/>
            <w:szCs w:val="24"/>
          </w:rPr>
          <w:t>c</w:t>
        </w:r>
      </w:ins>
      <w:ins w:id="55" w:author="olufemi omisakin water" w:date="2025-02-25T21:51:00Z" w16du:dateUtc="2025-02-25T08:51:00Z">
        <w:r w:rsidR="00D52124">
          <w:rPr>
            <w:rFonts w:ascii="Times New Roman" w:hAnsi="Times New Roman" w:cs="Times New Roman"/>
            <w:bCs/>
            <w:sz w:val="24"/>
            <w:szCs w:val="24"/>
          </w:rPr>
          <w:t xml:space="preserve">rum is adopted because of </w:t>
        </w:r>
      </w:ins>
      <w:r w:rsidRPr="00282225">
        <w:rPr>
          <w:rFonts w:ascii="Times New Roman" w:hAnsi="Times New Roman" w:cs="Times New Roman"/>
          <w:bCs/>
          <w:sz w:val="24"/>
          <w:szCs w:val="24"/>
        </w:rPr>
        <w:t>Scrum’s flexibility</w:t>
      </w:r>
      <w:ins w:id="56" w:author="olufemi omisakin water" w:date="2025-02-25T21:52:00Z" w16du:dateUtc="2025-02-25T08:52:00Z">
        <w:r w:rsidR="00D52124">
          <w:rPr>
            <w:rFonts w:ascii="Times New Roman" w:hAnsi="Times New Roman" w:cs="Times New Roman"/>
            <w:bCs/>
            <w:sz w:val="24"/>
            <w:szCs w:val="24"/>
          </w:rPr>
          <w:t xml:space="preserve"> that</w:t>
        </w:r>
      </w:ins>
      <w:r w:rsidRPr="00282225">
        <w:rPr>
          <w:rFonts w:ascii="Times New Roman" w:hAnsi="Times New Roman" w:cs="Times New Roman"/>
          <w:bCs/>
          <w:sz w:val="24"/>
          <w:szCs w:val="24"/>
        </w:rPr>
        <w:t xml:space="preserve">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w:t>
      </w:r>
      <w:r w:rsidR="00F153D3">
        <w:rPr>
          <w:rFonts w:ascii="Times New Roman" w:hAnsi="Times New Roman" w:cs="Times New Roman"/>
          <w:bCs/>
          <w:sz w:val="24"/>
          <w:szCs w:val="24"/>
        </w:rPr>
        <w:fldChar w:fldCharType="begin"/>
      </w:r>
      <w:r w:rsidR="00F153D3">
        <w:rPr>
          <w:rFonts w:ascii="Times New Roman" w:hAnsi="Times New Roman" w:cs="Times New Roman"/>
          <w:bCs/>
          <w:sz w:val="24"/>
          <w:szCs w:val="24"/>
        </w:rPr>
        <w:instrText xml:space="preserve"> ADDIN ZOTERO_ITEM CSL_CITATION {"citationID":"TpvK8bo6","properties":{"formattedCitation":"(Sutherland &amp; Sutherland, 2014)","plainCitation":"(Sutherland &amp; Sutherland, 2014)","noteIndex":0},"citationItems":[{"id":150,"uris":["http://zotero.org/users/local/Qseh2Ukg/items/WIUJ8CLL"],"itemData":{"id":150,"type":"book","ISBN":"0-201-61641-6","publisher":"Addison-Wesley","title":"Scrum: the art of doing twice the work in half the time","author":[{"family":"Sutherland","given":"Jeff"},{"family":"Sutherland","given":"J. J."}],"issued":{"date-parts":[["2014"]]}}}],"schema":"https://github.com/citation-style-language/schema/raw/master/csl-citation.json"} </w:instrText>
      </w:r>
      <w:r w:rsidR="00F153D3">
        <w:rPr>
          <w:rFonts w:ascii="Times New Roman" w:hAnsi="Times New Roman" w:cs="Times New Roman"/>
          <w:bCs/>
          <w:sz w:val="24"/>
          <w:szCs w:val="24"/>
        </w:rPr>
        <w:fldChar w:fldCharType="separate"/>
      </w:r>
      <w:r w:rsidR="00F153D3">
        <w:rPr>
          <w:rFonts w:ascii="Times New Roman" w:hAnsi="Times New Roman" w:cs="Times New Roman"/>
          <w:bCs/>
          <w:noProof/>
          <w:sz w:val="24"/>
          <w:szCs w:val="24"/>
        </w:rPr>
        <w:t>(Sutherland &amp; Sutherland, 2014)</w:t>
      </w:r>
      <w:r w:rsidR="00F153D3">
        <w:rPr>
          <w:rFonts w:ascii="Times New Roman" w:hAnsi="Times New Roman" w:cs="Times New Roman"/>
          <w:bCs/>
          <w:sz w:val="24"/>
          <w:szCs w:val="24"/>
        </w:rPr>
        <w:fldChar w:fldCharType="end"/>
      </w:r>
      <w:r w:rsidR="00F153D3">
        <w:rPr>
          <w:rFonts w:ascii="Times New Roman" w:hAnsi="Times New Roman" w:cs="Times New Roman"/>
          <w:bCs/>
          <w:sz w:val="24"/>
          <w:szCs w:val="24"/>
        </w:rPr>
        <w:t>.</w:t>
      </w:r>
    </w:p>
    <w:p w14:paraId="02E03698" w14:textId="33D3C55D" w:rsidR="00282225" w:rsidRPr="00282225" w:rsidRDefault="00282225" w:rsidP="00740C80">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w:t>
      </w:r>
      <w:r w:rsidR="00B40BC3">
        <w:rPr>
          <w:rFonts w:ascii="Times New Roman" w:hAnsi="Times New Roman" w:cs="Times New Roman"/>
          <w:bCs/>
          <w:sz w:val="24"/>
          <w:szCs w:val="24"/>
        </w:rPr>
        <w:t xml:space="preserve"> </w:t>
      </w:r>
      <w:r w:rsidR="00B40BC3">
        <w:rPr>
          <w:rFonts w:ascii="Times New Roman" w:hAnsi="Times New Roman" w:cs="Times New Roman"/>
          <w:bCs/>
          <w:sz w:val="24"/>
          <w:szCs w:val="24"/>
        </w:rPr>
        <w:fldChar w:fldCharType="begin"/>
      </w:r>
      <w:r w:rsidR="00B40BC3">
        <w:rPr>
          <w:rFonts w:ascii="Times New Roman" w:hAnsi="Times New Roman" w:cs="Times New Roman"/>
          <w:bCs/>
          <w:sz w:val="24"/>
          <w:szCs w:val="24"/>
        </w:rPr>
        <w:instrText xml:space="preserve"> ADDIN ZOTERO_ITEM CSL_CITATION {"citationID":"mEpvV6PA","properties":{"formattedCitation":"(Mike, 2010)","plainCitation":"(Mike, 2010)","noteIndex":0},"citationItems":[{"id":151,"uris":["http://zotero.org/users/local/Qseh2Ukg/items/79ZHBG62"],"itemData":{"id":151,"type":"book","ISBN":"0-201-61641-6","publisher":"Pearson Education","title":"Succeeding with agile: software development using Scrum","author":[{"family":"Mike","given":"Cohn"}],"issued":{"date-parts":[["2010"]]}}}],"schema":"https://github.com/citation-style-language/schema/raw/master/csl-citation.json"} </w:instrText>
      </w:r>
      <w:r w:rsidR="00B40BC3">
        <w:rPr>
          <w:rFonts w:ascii="Times New Roman" w:hAnsi="Times New Roman" w:cs="Times New Roman"/>
          <w:bCs/>
          <w:sz w:val="24"/>
          <w:szCs w:val="24"/>
        </w:rPr>
        <w:fldChar w:fldCharType="separate"/>
      </w:r>
      <w:r w:rsidR="00B40BC3">
        <w:rPr>
          <w:rFonts w:ascii="Times New Roman" w:hAnsi="Times New Roman" w:cs="Times New Roman"/>
          <w:bCs/>
          <w:noProof/>
          <w:sz w:val="24"/>
          <w:szCs w:val="24"/>
        </w:rPr>
        <w:t>(Mike, 2010)</w:t>
      </w:r>
      <w:r w:rsidR="00B40BC3">
        <w:rPr>
          <w:rFonts w:ascii="Times New Roman" w:hAnsi="Times New Roman" w:cs="Times New Roman"/>
          <w:bCs/>
          <w:sz w:val="24"/>
          <w:szCs w:val="24"/>
        </w:rPr>
        <w:fldChar w:fldCharType="end"/>
      </w:r>
      <w:r w:rsidR="00B40BC3">
        <w:rPr>
          <w:rFonts w:ascii="Times New Roman" w:hAnsi="Times New Roman" w:cs="Times New Roman"/>
          <w:bCs/>
          <w:sz w:val="24"/>
          <w:szCs w:val="24"/>
        </w:rPr>
        <w:t>.</w:t>
      </w:r>
    </w:p>
    <w:p w14:paraId="0562F682" w14:textId="5E475ED2" w:rsidR="00FF60A5" w:rsidRDefault="00282225" w:rsidP="00FF60A5">
      <w:pPr>
        <w:spacing w:line="276" w:lineRule="auto"/>
        <w:jc w:val="both"/>
        <w:rPr>
          <w:rFonts w:ascii="Times New Roman" w:hAnsi="Times New Roman" w:cs="Times New Roman"/>
          <w:bCs/>
          <w:sz w:val="24"/>
          <w:szCs w:val="24"/>
        </w:rPr>
      </w:pPr>
      <w:r w:rsidRPr="00282225">
        <w:rPr>
          <w:rFonts w:ascii="Times New Roman" w:hAnsi="Times New Roman" w:cs="Times New Roman"/>
          <w:bCs/>
          <w:sz w:val="24"/>
          <w:szCs w:val="24"/>
        </w:rP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480DB1DB" w14:textId="4AD67439" w:rsidR="00CF753F" w:rsidRPr="00A56FEB" w:rsidRDefault="0049512E" w:rsidP="00A56FEB">
      <w:pPr>
        <w:pStyle w:val="Heading1"/>
        <w:rPr>
          <w:rFonts w:ascii="Times New Roman" w:hAnsi="Times New Roman" w:cs="Times New Roman"/>
          <w:b/>
          <w:sz w:val="24"/>
          <w:szCs w:val="24"/>
        </w:rPr>
      </w:pPr>
      <w:bookmarkStart w:id="57" w:name="_Toc191072389"/>
      <w:r w:rsidRPr="0049512E">
        <w:rPr>
          <w:rFonts w:ascii="Times New Roman" w:hAnsi="Times New Roman" w:cs="Times New Roman"/>
          <w:b/>
          <w:sz w:val="24"/>
          <w:szCs w:val="24"/>
        </w:rPr>
        <w:t>4.</w:t>
      </w:r>
      <w:r w:rsidR="00667C24" w:rsidRPr="0049512E">
        <w:rPr>
          <w:rFonts w:ascii="Times New Roman" w:hAnsi="Times New Roman" w:cs="Times New Roman"/>
          <w:b/>
          <w:sz w:val="24"/>
          <w:szCs w:val="24"/>
        </w:rPr>
        <w:t xml:space="preserve"> </w:t>
      </w:r>
      <w:commentRangeStart w:id="58"/>
      <w:r w:rsidR="00667C24" w:rsidRPr="0049512E">
        <w:rPr>
          <w:rFonts w:ascii="Times New Roman" w:hAnsi="Times New Roman" w:cs="Times New Roman"/>
          <w:b/>
          <w:sz w:val="24"/>
          <w:szCs w:val="24"/>
        </w:rPr>
        <w:t>MAORI INCLUSION IN THE PROJECT</w:t>
      </w:r>
      <w:bookmarkEnd w:id="57"/>
    </w:p>
    <w:p w14:paraId="3036B1F1" w14:textId="730D768D" w:rsidR="00A56FEB" w:rsidRDefault="00A56FEB" w:rsidP="00740C80">
      <w:pPr>
        <w:spacing w:line="276" w:lineRule="auto"/>
        <w:ind w:firstLine="720"/>
        <w:rPr>
          <w:rFonts w:ascii="Times New Roman" w:hAnsi="Times New Roman" w:cs="Times New Roman"/>
          <w:bCs/>
          <w:sz w:val="24"/>
          <w:szCs w:val="24"/>
        </w:rPr>
      </w:pPr>
      <w:r w:rsidRPr="00A56FEB">
        <w:rPr>
          <w:rFonts w:ascii="Times New Roman" w:hAnsi="Times New Roman" w:cs="Times New Roman"/>
          <w:bCs/>
          <w:sz w:val="24"/>
          <w:szCs w:val="24"/>
        </w:rPr>
        <w:t xml:space="preserve">Incorporating Māori values into the VR Learning Platform for Healthcare Training at Otago Polytechnic is essential to ensure the project aligns with culturally responsive healthcare practices and respects the principles of Te </w:t>
      </w:r>
      <w:proofErr w:type="spellStart"/>
      <w:r w:rsidRPr="00A56FEB">
        <w:rPr>
          <w:rFonts w:ascii="Times New Roman" w:hAnsi="Times New Roman" w:cs="Times New Roman"/>
          <w:bCs/>
          <w:sz w:val="24"/>
          <w:szCs w:val="24"/>
        </w:rPr>
        <w:t>Tiriti</w:t>
      </w:r>
      <w:proofErr w:type="spellEnd"/>
      <w:r w:rsidRPr="00A56FEB">
        <w:rPr>
          <w:rFonts w:ascii="Times New Roman" w:hAnsi="Times New Roman" w:cs="Times New Roman"/>
          <w:bCs/>
          <w:sz w:val="24"/>
          <w:szCs w:val="24"/>
        </w:rPr>
        <w:t xml:space="preserve"> o Waitangi (The Treaty of Waitangi). Three key Māori values that can be integrated into the project are Whanaungatanga (relationships and connections), Manaakitanga (care and hospitality), and Kaitiakitanga (guardianship and sustainability). These values will guide the development, implementation, and use of the VR platform to ensure it is inclusive, respectful, and effective for all users.</w:t>
      </w:r>
      <w:commentRangeEnd w:id="58"/>
      <w:r w:rsidR="00D52124">
        <w:rPr>
          <w:rStyle w:val="CommentReference"/>
        </w:rPr>
        <w:commentReference w:id="58"/>
      </w:r>
    </w:p>
    <w:p w14:paraId="56F08C27" w14:textId="77777777" w:rsidR="00740C80" w:rsidRPr="00A56FEB" w:rsidRDefault="00740C80" w:rsidP="00740C80">
      <w:pPr>
        <w:spacing w:line="276" w:lineRule="auto"/>
        <w:ind w:firstLine="720"/>
        <w:rPr>
          <w:rFonts w:ascii="Times New Roman" w:hAnsi="Times New Roman" w:cs="Times New Roman"/>
          <w:bCs/>
          <w:sz w:val="24"/>
          <w:szCs w:val="24"/>
        </w:rPr>
      </w:pPr>
      <w:commentRangeStart w:id="59"/>
    </w:p>
    <w:p w14:paraId="3D55291E"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1. Whanaungatanga (Relationships and Connections)</w:t>
      </w:r>
    </w:p>
    <w:p w14:paraId="07173114" w14:textId="23D6A8C8" w:rsidR="00A56FEB" w:rsidRPr="00A56FEB" w:rsidRDefault="008A6596" w:rsidP="00A56FEB">
      <w:pPr>
        <w:spacing w:line="276" w:lineRule="auto"/>
        <w:rPr>
          <w:rFonts w:ascii="Times New Roman" w:hAnsi="Times New Roman" w:cs="Times New Roman"/>
          <w:bCs/>
          <w:sz w:val="24"/>
          <w:szCs w:val="24"/>
        </w:rPr>
      </w:pPr>
      <w:r w:rsidRPr="008A6596">
        <w:rPr>
          <w:rFonts w:ascii="Times New Roman" w:hAnsi="Times New Roman" w:cs="Times New Roman"/>
          <w:bCs/>
          <w:sz w:val="24"/>
          <w:szCs w:val="24"/>
        </w:rPr>
        <w:t>Whanaungatanga refers to the importance of building and maintaining good relationships, which is something that is absolutely crucial in healthcare settings. On the VR platform, this can be translated through the establishment of multi-user functionalities that enable teamwork and collaboration among students. The platform, for example, can simulate an environment where students work together to diagnose and treat patients, which is the collaborative practice of healthcare. Secondly, the platform can engage virtually with Māori patients and whānau (families), so they learn how to build trust and rapport in culturally sensitive ways. Lastly, the platform can feature translations in Te Reo Maori in talks and signage. It highlights the importance of relationship-</w:t>
      </w:r>
      <w:proofErr w:type="spellStart"/>
      <w:r w:rsidRPr="008A6596">
        <w:rPr>
          <w:rFonts w:ascii="Times New Roman" w:hAnsi="Times New Roman" w:cs="Times New Roman"/>
          <w:bCs/>
          <w:sz w:val="24"/>
          <w:szCs w:val="24"/>
        </w:rPr>
        <w:t>centered</w:t>
      </w:r>
      <w:proofErr w:type="spellEnd"/>
      <w:r w:rsidRPr="008A6596">
        <w:rPr>
          <w:rFonts w:ascii="Times New Roman" w:hAnsi="Times New Roman" w:cs="Times New Roman"/>
          <w:bCs/>
          <w:sz w:val="24"/>
          <w:szCs w:val="24"/>
        </w:rPr>
        <w:t xml:space="preserve"> care towards improving health outcomes for Māori, in such a way that this core value is guiding the design of the platform </w:t>
      </w:r>
      <w:r w:rsidR="00740C80">
        <w:rPr>
          <w:rFonts w:ascii="Times New Roman" w:hAnsi="Times New Roman" w:cs="Times New Roman"/>
          <w:bCs/>
          <w:sz w:val="24"/>
          <w:szCs w:val="24"/>
        </w:rPr>
        <w:fldChar w:fldCharType="begin"/>
      </w:r>
      <w:r w:rsidR="00740C80">
        <w:rPr>
          <w:rFonts w:ascii="Times New Roman" w:hAnsi="Times New Roman" w:cs="Times New Roman"/>
          <w:bCs/>
          <w:sz w:val="24"/>
          <w:szCs w:val="24"/>
        </w:rPr>
        <w:instrText xml:space="preserve"> ADDIN ZOTERO_ITEM CSL_CITATION {"citationID":"nWe9lJc7","properties":{"formattedCitation":"(Curtis et al., 2019)","plainCitation":"(Curtis et al., 2019)","noteIndex":0},"citationItems":[{"id":153,"uris":["http://zotero.org/users/local/Qseh2Ukg/items/TG4REYJ7"],"itemData":{"id":153,"type":"article-journal","abstract":"Eliminating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them.","container-title":"International Journal for Equity in Health","DOI":"10.1186/s12939-019-1082-3","ISSN":"1475-9276","issue":"1","journalAbbreviation":"International Journal for Equity in Health","page":"174","title":"Why cultural safety rather than cultural competency is required to achieve health equity: a literature review and recommended definition","volume":"18","author":[{"family":"Curtis","given":"Elana"},{"family":"Jones","given":"Rhys"},{"family":"Tipene-Leach","given":"David"},{"family":"Walker","given":"Curtis"},{"family":"Loring","given":"Belinda"},{"family":"Paine","given":"Sarah-Jane"},{"family":"Reid","given":"Papaarangi"}],"issued":{"date-parts":[["2019",11,14]]}}}],"schema":"https://github.com/citation-style-language/schema/raw/master/csl-citation.json"} </w:instrText>
      </w:r>
      <w:r w:rsidR="00740C80">
        <w:rPr>
          <w:rFonts w:ascii="Times New Roman" w:hAnsi="Times New Roman" w:cs="Times New Roman"/>
          <w:bCs/>
          <w:sz w:val="24"/>
          <w:szCs w:val="24"/>
        </w:rPr>
        <w:fldChar w:fldCharType="separate"/>
      </w:r>
      <w:r w:rsidR="00740C80">
        <w:rPr>
          <w:rFonts w:ascii="Times New Roman" w:hAnsi="Times New Roman" w:cs="Times New Roman"/>
          <w:bCs/>
          <w:noProof/>
          <w:sz w:val="24"/>
          <w:szCs w:val="24"/>
        </w:rPr>
        <w:t>(Curtis et al., 2019)</w:t>
      </w:r>
      <w:r w:rsidR="00740C80">
        <w:rPr>
          <w:rFonts w:ascii="Times New Roman" w:hAnsi="Times New Roman" w:cs="Times New Roman"/>
          <w:bCs/>
          <w:sz w:val="24"/>
          <w:szCs w:val="24"/>
        </w:rPr>
        <w:fldChar w:fldCharType="end"/>
      </w:r>
      <w:r w:rsidR="00A56FEB" w:rsidRPr="00A56FEB">
        <w:rPr>
          <w:rFonts w:ascii="Times New Roman" w:hAnsi="Times New Roman" w:cs="Times New Roman"/>
          <w:bCs/>
          <w:sz w:val="24"/>
          <w:szCs w:val="24"/>
        </w:rPr>
        <w:t>.</w:t>
      </w:r>
    </w:p>
    <w:p w14:paraId="1FC28331" w14:textId="77777777" w:rsidR="00A56FEB" w:rsidRPr="00A56FEB" w:rsidRDefault="00A56FEB" w:rsidP="00A56FEB">
      <w:pPr>
        <w:spacing w:line="276" w:lineRule="auto"/>
        <w:rPr>
          <w:rFonts w:ascii="Times New Roman" w:hAnsi="Times New Roman" w:cs="Times New Roman"/>
          <w:bCs/>
          <w:sz w:val="24"/>
          <w:szCs w:val="24"/>
        </w:rPr>
      </w:pPr>
    </w:p>
    <w:p w14:paraId="042FA7C0"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2. Manaakitanga (Care and Hospitality)</w:t>
      </w:r>
    </w:p>
    <w:p w14:paraId="321693A4" w14:textId="673EF780" w:rsidR="00A56FEB" w:rsidRDefault="006341EA" w:rsidP="00BA3EAA">
      <w:pPr>
        <w:spacing w:line="276" w:lineRule="auto"/>
        <w:ind w:firstLine="720"/>
        <w:rPr>
          <w:rFonts w:ascii="Times New Roman" w:hAnsi="Times New Roman" w:cs="Times New Roman"/>
          <w:bCs/>
          <w:sz w:val="24"/>
          <w:szCs w:val="24"/>
        </w:rPr>
      </w:pPr>
      <w:r w:rsidRPr="006341EA">
        <w:rPr>
          <w:rFonts w:ascii="Times New Roman" w:hAnsi="Times New Roman" w:cs="Times New Roman"/>
          <w:bCs/>
          <w:sz w:val="24"/>
          <w:szCs w:val="24"/>
        </w:rPr>
        <w:t>Manaakitanga is hospitality, care, and respect, and these can be embedded on the VR Learning Platform through the construction of a gracious and hospitable environment for Māori students and lecturers. This involves creating an easy-to-use interface, adding appropriate culturally grounded content, and providing personalized feedback to improve learning for students. Scrum's emphasis in collaboration and stakeholder feedback ensures the platform is always responsive to the needs of its users, and a feeling of care and respect is preserved during the development process. Regular consultation with Māori learners and specialists ensures the project upholds Manaakitanga, ensuring the platform offers a respectful and welcoming space for all</w:t>
      </w:r>
      <w:r w:rsidR="00ED7E9D">
        <w:rPr>
          <w:rFonts w:ascii="Times New Roman" w:hAnsi="Times New Roman" w:cs="Times New Roman"/>
          <w:bCs/>
          <w:sz w:val="24"/>
          <w:szCs w:val="24"/>
        </w:rPr>
        <w:t xml:space="preserve"> </w:t>
      </w:r>
      <w:r w:rsidR="00ED0219">
        <w:rPr>
          <w:rFonts w:ascii="Times New Roman" w:hAnsi="Times New Roman" w:cs="Times New Roman"/>
          <w:bCs/>
          <w:sz w:val="24"/>
          <w:szCs w:val="24"/>
        </w:rPr>
        <w:fldChar w:fldCharType="begin"/>
      </w:r>
      <w:r w:rsidR="00ED0219">
        <w:rPr>
          <w:rFonts w:ascii="Times New Roman" w:hAnsi="Times New Roman" w:cs="Times New Roman"/>
          <w:bCs/>
          <w:sz w:val="24"/>
          <w:szCs w:val="24"/>
        </w:rPr>
        <w:instrText xml:space="preserve"> ADDIN ZOTERO_ITEM CSL_CITATION {"citationID":"O6FiIafC","properties":{"formattedCitation":"(Smith, 2021)","plainCitation":"(Smith, 2021)","noteIndex":0},"citationItems":[{"id":154,"uris":["http://zotero.org/users/local/Qseh2Ukg/items/352CPSRQ"],"itemData":{"id":154,"type":"book","ISBN":"0-201-61641-6","publisher":"Bloomsbury Publishing","title":"Decolonizing methodologies: Research and indigenous peoples","author":[{"family":"Smith","given":"Linda Tuhiwai"}],"issued":{"date-parts":[["2021"]]}}}],"schema":"https://github.com/citation-style-language/schema/raw/master/csl-citation.json"} </w:instrText>
      </w:r>
      <w:r w:rsidR="00ED0219">
        <w:rPr>
          <w:rFonts w:ascii="Times New Roman" w:hAnsi="Times New Roman" w:cs="Times New Roman"/>
          <w:bCs/>
          <w:sz w:val="24"/>
          <w:szCs w:val="24"/>
        </w:rPr>
        <w:fldChar w:fldCharType="separate"/>
      </w:r>
      <w:r w:rsidR="00ED0219">
        <w:rPr>
          <w:rFonts w:ascii="Times New Roman" w:hAnsi="Times New Roman" w:cs="Times New Roman"/>
          <w:bCs/>
          <w:noProof/>
          <w:sz w:val="24"/>
          <w:szCs w:val="24"/>
        </w:rPr>
        <w:t>(Smith, 2021)</w:t>
      </w:r>
      <w:r w:rsidR="00ED0219">
        <w:rPr>
          <w:rFonts w:ascii="Times New Roman" w:hAnsi="Times New Roman" w:cs="Times New Roman"/>
          <w:bCs/>
          <w:sz w:val="24"/>
          <w:szCs w:val="24"/>
        </w:rPr>
        <w:fldChar w:fldCharType="end"/>
      </w:r>
      <w:r w:rsidR="006F6850" w:rsidRPr="006F6850">
        <w:rPr>
          <w:rFonts w:ascii="Times New Roman" w:hAnsi="Times New Roman" w:cs="Times New Roman"/>
          <w:bCs/>
          <w:sz w:val="24"/>
          <w:szCs w:val="24"/>
        </w:rPr>
        <w:t>.</w:t>
      </w:r>
      <w:commentRangeEnd w:id="59"/>
      <w:r w:rsidR="00D52124">
        <w:rPr>
          <w:rStyle w:val="CommentReference"/>
        </w:rPr>
        <w:commentReference w:id="59"/>
      </w:r>
    </w:p>
    <w:p w14:paraId="08B98183" w14:textId="77777777" w:rsidR="006F6850" w:rsidRPr="00A56FEB" w:rsidRDefault="006F6850" w:rsidP="00A56FEB">
      <w:pPr>
        <w:spacing w:line="276" w:lineRule="auto"/>
        <w:rPr>
          <w:rFonts w:ascii="Times New Roman" w:hAnsi="Times New Roman" w:cs="Times New Roman"/>
          <w:bCs/>
          <w:sz w:val="24"/>
          <w:szCs w:val="24"/>
        </w:rPr>
      </w:pPr>
    </w:p>
    <w:p w14:paraId="272ABDCA"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3</w:t>
      </w:r>
      <w:commentRangeStart w:id="60"/>
      <w:r w:rsidRPr="00A56FEB">
        <w:rPr>
          <w:rFonts w:ascii="Times New Roman" w:hAnsi="Times New Roman" w:cs="Times New Roman"/>
          <w:bCs/>
          <w:sz w:val="24"/>
          <w:szCs w:val="24"/>
        </w:rPr>
        <w:t>. Kaitiakitanga (Guardianship and Sustainability)</w:t>
      </w:r>
    </w:p>
    <w:p w14:paraId="57DE6A6F" w14:textId="592C4A0C" w:rsidR="009740E7" w:rsidRDefault="00195A19" w:rsidP="001B05BF">
      <w:pPr>
        <w:spacing w:line="276" w:lineRule="auto"/>
        <w:ind w:firstLine="720"/>
        <w:rPr>
          <w:rFonts w:ascii="Times New Roman" w:hAnsi="Times New Roman" w:cs="Times New Roman"/>
          <w:bCs/>
          <w:sz w:val="24"/>
          <w:szCs w:val="24"/>
        </w:rPr>
      </w:pPr>
      <w:r w:rsidRPr="00195A19">
        <w:rPr>
          <w:rFonts w:ascii="Times New Roman" w:hAnsi="Times New Roman" w:cs="Times New Roman"/>
          <w:bCs/>
          <w:sz w:val="24"/>
          <w:szCs w:val="24"/>
        </w:rPr>
        <w:t xml:space="preserve">Kaitiakitanga is a Māori value </w:t>
      </w:r>
      <w:proofErr w:type="spellStart"/>
      <w:r w:rsidRPr="00195A19">
        <w:rPr>
          <w:rFonts w:ascii="Times New Roman" w:hAnsi="Times New Roman" w:cs="Times New Roman"/>
          <w:bCs/>
          <w:sz w:val="24"/>
          <w:szCs w:val="24"/>
        </w:rPr>
        <w:t>centered</w:t>
      </w:r>
      <w:proofErr w:type="spellEnd"/>
      <w:r w:rsidRPr="00195A19">
        <w:rPr>
          <w:rFonts w:ascii="Times New Roman" w:hAnsi="Times New Roman" w:cs="Times New Roman"/>
          <w:bCs/>
          <w:sz w:val="24"/>
          <w:szCs w:val="24"/>
        </w:rPr>
        <w:t xml:space="preserve"> around guardianship, where individuals and communities take responsibility for protecting and nurturing in environment and natural resources. In the VR Learning Platform project, this value can be reflected by making the platform environmentally sustainable, minimizing its impact, and encouraging responsible resource usage. It also incorporates Māori health models within the VR simulation to </w:t>
      </w:r>
      <w:proofErr w:type="spellStart"/>
      <w:r w:rsidRPr="00195A19">
        <w:rPr>
          <w:rFonts w:ascii="Times New Roman" w:hAnsi="Times New Roman" w:cs="Times New Roman"/>
          <w:bCs/>
          <w:sz w:val="24"/>
          <w:szCs w:val="24"/>
        </w:rPr>
        <w:t>honor</w:t>
      </w:r>
      <w:proofErr w:type="spellEnd"/>
      <w:r w:rsidRPr="00195A19">
        <w:rPr>
          <w:rFonts w:ascii="Times New Roman" w:hAnsi="Times New Roman" w:cs="Times New Roman"/>
          <w:bCs/>
          <w:sz w:val="24"/>
          <w:szCs w:val="24"/>
        </w:rPr>
        <w:t xml:space="preserve"> and preserve Māori cultural values. The iterative structure of Scrum enables the team to continuously experiment and improve both the technological and environmental aspects of the platform, ensuring it aligns with cultural and ecological care.</w:t>
      </w:r>
      <w:r w:rsidR="00B17CAD" w:rsidRPr="00B17CAD">
        <w:rPr>
          <w:rFonts w:ascii="Times New Roman" w:hAnsi="Times New Roman" w:cs="Times New Roman"/>
          <w:bCs/>
          <w:sz w:val="24"/>
          <w:szCs w:val="24"/>
        </w:rPr>
        <w:t xml:space="preserve"> </w:t>
      </w:r>
      <w:r w:rsidR="001F5585">
        <w:rPr>
          <w:rFonts w:ascii="Times New Roman" w:hAnsi="Times New Roman" w:cs="Times New Roman"/>
          <w:bCs/>
          <w:sz w:val="24"/>
          <w:szCs w:val="24"/>
        </w:rPr>
        <w:fldChar w:fldCharType="begin"/>
      </w:r>
      <w:r w:rsidR="001F5585">
        <w:rPr>
          <w:rFonts w:ascii="Times New Roman" w:hAnsi="Times New Roman" w:cs="Times New Roman"/>
          <w:bCs/>
          <w:sz w:val="24"/>
          <w:szCs w:val="24"/>
        </w:rPr>
        <w:instrText xml:space="preserve"> ADDIN ZOTERO_ITEM CSL_CITATION {"citationID":"PtkR9Q7U","properties":{"formattedCitation":"(Berkes, 2018)","plainCitation":"(Berkes, 2018)","noteIndex":0},"citationItems":[{"id":155,"uris":["http://zotero.org/users/local/Qseh2Ukg/items/9KBE7TNY"],"itemData":{"id":155,"type":"book","edition":"4th","ISBN":"0-201-61641-6","publisher":"Routledge","title":"Sacred ecology","author":[{"family":"Berkes","given":"Fikret"}],"issued":{"date-parts":[["2018"]]}}}],"schema":"https://github.com/citation-style-language/schema/raw/master/csl-citation.json"} </w:instrText>
      </w:r>
      <w:r w:rsidR="001F5585">
        <w:rPr>
          <w:rFonts w:ascii="Times New Roman" w:hAnsi="Times New Roman" w:cs="Times New Roman"/>
          <w:bCs/>
          <w:sz w:val="24"/>
          <w:szCs w:val="24"/>
        </w:rPr>
        <w:fldChar w:fldCharType="separate"/>
      </w:r>
      <w:r w:rsidR="001F5585">
        <w:rPr>
          <w:rFonts w:ascii="Times New Roman" w:hAnsi="Times New Roman" w:cs="Times New Roman"/>
          <w:bCs/>
          <w:noProof/>
          <w:sz w:val="24"/>
          <w:szCs w:val="24"/>
        </w:rPr>
        <w:t>(Berkes, 2018)</w:t>
      </w:r>
      <w:r w:rsidR="001F5585">
        <w:rPr>
          <w:rFonts w:ascii="Times New Roman" w:hAnsi="Times New Roman" w:cs="Times New Roman"/>
          <w:bCs/>
          <w:sz w:val="24"/>
          <w:szCs w:val="24"/>
        </w:rPr>
        <w:fldChar w:fldCharType="end"/>
      </w:r>
      <w:r w:rsidR="001F5585">
        <w:rPr>
          <w:rFonts w:ascii="Times New Roman" w:hAnsi="Times New Roman" w:cs="Times New Roman"/>
          <w:bCs/>
          <w:sz w:val="24"/>
          <w:szCs w:val="24"/>
        </w:rPr>
        <w:t xml:space="preserve">. </w:t>
      </w:r>
      <w:commentRangeEnd w:id="60"/>
      <w:r w:rsidR="00D52124">
        <w:rPr>
          <w:rStyle w:val="CommentReference"/>
        </w:rPr>
        <w:commentReference w:id="60"/>
      </w:r>
      <w:r w:rsidR="00743157">
        <w:rPr>
          <w:rFonts w:ascii="Times New Roman" w:hAnsi="Times New Roman" w:cs="Times New Roman"/>
          <w:bCs/>
          <w:sz w:val="24"/>
          <w:szCs w:val="24"/>
        </w:rPr>
        <w:br w:type="page"/>
      </w:r>
    </w:p>
    <w:p w14:paraId="416FB1DC" w14:textId="77777777" w:rsidR="00E22192" w:rsidRDefault="00E22192" w:rsidP="00EF74DF">
      <w:pPr>
        <w:spacing w:line="276" w:lineRule="auto"/>
        <w:rPr>
          <w:rFonts w:ascii="Times New Roman" w:hAnsi="Times New Roman" w:cs="Times New Roman"/>
          <w:bCs/>
          <w:sz w:val="24"/>
          <w:szCs w:val="24"/>
        </w:rPr>
      </w:pPr>
    </w:p>
    <w:bookmarkStart w:id="61" w:name="_Toc43642010" w:displacedByCustomXml="next"/>
    <w:bookmarkStart w:id="62" w:name="_Toc191072390"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rFonts w:ascii="Times New Roman" w:eastAsiaTheme="majorEastAsia" w:hAnsi="Times New Roman" w:cs="Times New Roman"/>
          <w:b/>
          <w:bCs/>
          <w:color w:val="2F5496" w:themeColor="accent1" w:themeShade="BF"/>
          <w:sz w:val="28"/>
          <w:szCs w:val="28"/>
          <w:lang w:val="en-IN"/>
        </w:rPr>
      </w:sdtEndPr>
      <w:sdtContent>
        <w:p w14:paraId="2D1FD16B" w14:textId="4C54D635" w:rsidR="00E22192" w:rsidRPr="00B22C11" w:rsidRDefault="009740E7" w:rsidP="00B22C11">
          <w:pPr>
            <w:pStyle w:val="Heading1"/>
            <w:rPr>
              <w:rFonts w:ascii="Times New Roman" w:hAnsi="Times New Roman" w:cs="Times New Roman"/>
              <w:b/>
              <w:bCs/>
              <w:sz w:val="28"/>
              <w:szCs w:val="28"/>
            </w:rPr>
          </w:pPr>
          <w:r w:rsidRPr="00CD2D73">
            <w:rPr>
              <w:rFonts w:ascii="Times New Roman" w:hAnsi="Times New Roman" w:cs="Times New Roman"/>
              <w:b/>
              <w:bCs/>
              <w:sz w:val="28"/>
              <w:szCs w:val="28"/>
            </w:rPr>
            <w:t>References</w:t>
          </w:r>
        </w:p>
        <w:bookmarkEnd w:id="61" w:displacedByCustomXml="next"/>
      </w:sdtContent>
    </w:sdt>
    <w:bookmarkEnd w:id="62" w:displacedByCustomXml="prev"/>
    <w:p w14:paraId="0A756B39" w14:textId="77777777" w:rsidR="00E74C70" w:rsidRPr="00E74C70" w:rsidRDefault="003E1371" w:rsidP="00E74C70">
      <w:pPr>
        <w:pStyle w:val="Bibliography"/>
        <w:rPr>
          <w:rFonts w:ascii="Times New Roman" w:hAnsi="Times New Roman" w:cs="Times New Roman"/>
          <w:sz w:val="24"/>
          <w:lang w:val="en-GB"/>
        </w:rPr>
      </w:pPr>
      <w:r>
        <w:rPr>
          <w:bCs/>
          <w:sz w:val="24"/>
          <w:szCs w:val="24"/>
        </w:rPr>
        <w:fldChar w:fldCharType="begin"/>
      </w:r>
      <w:r>
        <w:rPr>
          <w:bCs/>
          <w:sz w:val="24"/>
          <w:szCs w:val="24"/>
        </w:rPr>
        <w:instrText xml:space="preserve"> ADDIN ZOTERO_BIBL {"uncited":[],"omitted":[],"custom":[]} CSL_BIBLIOGRAPHY </w:instrText>
      </w:r>
      <w:r>
        <w:rPr>
          <w:bCs/>
          <w:sz w:val="24"/>
          <w:szCs w:val="24"/>
        </w:rPr>
        <w:fldChar w:fldCharType="separate"/>
      </w:r>
      <w:r w:rsidR="00E74C70" w:rsidRPr="00E74C70">
        <w:rPr>
          <w:rFonts w:ascii="Times New Roman" w:hAnsi="Times New Roman" w:cs="Times New Roman"/>
          <w:sz w:val="24"/>
          <w:lang w:val="en-GB"/>
        </w:rPr>
        <w:t xml:space="preserve">Alshamrani, A., &amp; Bahattab, A. (2015). A Comparison Between Three SDLC Models Waterfall Model, Spiral Model, and Incremental/Iterative Model. </w:t>
      </w:r>
      <w:r w:rsidR="00E74C70" w:rsidRPr="00E74C70">
        <w:rPr>
          <w:rFonts w:ascii="Times New Roman" w:hAnsi="Times New Roman" w:cs="Times New Roman"/>
          <w:i/>
          <w:iCs/>
          <w:sz w:val="24"/>
          <w:lang w:val="en-GB"/>
        </w:rPr>
        <w:t>International Journal of Computer Science Issues (IJCSI)</w:t>
      </w:r>
      <w:r w:rsidR="00E74C70" w:rsidRPr="00E74C70">
        <w:rPr>
          <w:rFonts w:ascii="Times New Roman" w:hAnsi="Times New Roman" w:cs="Times New Roman"/>
          <w:sz w:val="24"/>
          <w:lang w:val="en-GB"/>
        </w:rPr>
        <w:t xml:space="preserve">, </w:t>
      </w:r>
      <w:r w:rsidR="00E74C70" w:rsidRPr="00E74C70">
        <w:rPr>
          <w:rFonts w:ascii="Times New Roman" w:hAnsi="Times New Roman" w:cs="Times New Roman"/>
          <w:i/>
          <w:iCs/>
          <w:sz w:val="24"/>
          <w:lang w:val="en-GB"/>
        </w:rPr>
        <w:t>12</w:t>
      </w:r>
      <w:r w:rsidR="00E74C70" w:rsidRPr="00E74C70">
        <w:rPr>
          <w:rFonts w:ascii="Times New Roman" w:hAnsi="Times New Roman" w:cs="Times New Roman"/>
          <w:sz w:val="24"/>
          <w:lang w:val="en-GB"/>
        </w:rPr>
        <w:t>(1), 106–111.</w:t>
      </w:r>
    </w:p>
    <w:p w14:paraId="559F1398"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Beck, K. (2000). </w:t>
      </w:r>
      <w:r w:rsidRPr="00E74C70">
        <w:rPr>
          <w:rFonts w:ascii="Times New Roman" w:hAnsi="Times New Roman" w:cs="Times New Roman"/>
          <w:i/>
          <w:iCs/>
          <w:sz w:val="24"/>
          <w:lang w:val="en-GB"/>
        </w:rPr>
        <w:t>Extreme programming explained: Embrace change</w:t>
      </w:r>
      <w:r w:rsidRPr="00E74C70">
        <w:rPr>
          <w:rFonts w:ascii="Times New Roman" w:hAnsi="Times New Roman" w:cs="Times New Roman"/>
          <w:sz w:val="24"/>
          <w:lang w:val="en-GB"/>
        </w:rPr>
        <w:t>. addison-wesley professional.</w:t>
      </w:r>
    </w:p>
    <w:p w14:paraId="52BF8D4B"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Berkes, F. (2018). </w:t>
      </w:r>
      <w:r w:rsidRPr="00E74C70">
        <w:rPr>
          <w:rFonts w:ascii="Times New Roman" w:hAnsi="Times New Roman" w:cs="Times New Roman"/>
          <w:i/>
          <w:iCs/>
          <w:sz w:val="24"/>
          <w:lang w:val="en-GB"/>
        </w:rPr>
        <w:t>Sacred ecology</w:t>
      </w:r>
      <w:r w:rsidRPr="00E74C70">
        <w:rPr>
          <w:rFonts w:ascii="Times New Roman" w:hAnsi="Times New Roman" w:cs="Times New Roman"/>
          <w:sz w:val="24"/>
          <w:lang w:val="en-GB"/>
        </w:rPr>
        <w:t xml:space="preserve"> (4th ed.). Routledge.</w:t>
      </w:r>
    </w:p>
    <w:p w14:paraId="199C540F"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Bhaskar, S. (2024). </w:t>
      </w:r>
      <w:r w:rsidRPr="00E74C70">
        <w:rPr>
          <w:rFonts w:ascii="Times New Roman" w:hAnsi="Times New Roman" w:cs="Times New Roman"/>
          <w:i/>
          <w:iCs/>
          <w:sz w:val="24"/>
          <w:lang w:val="en-GB"/>
        </w:rPr>
        <w:t>What is Scrum Methodology? An Introduction for Agile Teams</w:t>
      </w:r>
      <w:r w:rsidRPr="00E74C70">
        <w:rPr>
          <w:rFonts w:ascii="Times New Roman" w:hAnsi="Times New Roman" w:cs="Times New Roman"/>
          <w:sz w:val="24"/>
          <w:lang w:val="en-GB"/>
        </w:rPr>
        <w:t>. Nimblework. https://www.nimblework.com/agile/scrum-methodology/</w:t>
      </w:r>
    </w:p>
    <w:p w14:paraId="1D5186D0"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Clifford, D. (2023). </w:t>
      </w:r>
      <w:r w:rsidRPr="00E74C70">
        <w:rPr>
          <w:rFonts w:ascii="Times New Roman" w:hAnsi="Times New Roman" w:cs="Times New Roman"/>
          <w:i/>
          <w:iCs/>
          <w:sz w:val="24"/>
          <w:lang w:val="en-GB"/>
        </w:rPr>
        <w:t>The Waterfall Model: A brief overview of its history and development in project management.</w:t>
      </w:r>
      <w:r w:rsidRPr="00E74C70">
        <w:rPr>
          <w:rFonts w:ascii="Times New Roman" w:hAnsi="Times New Roman" w:cs="Times New Roman"/>
          <w:sz w:val="24"/>
          <w:lang w:val="en-GB"/>
        </w:rPr>
        <w:t xml:space="preserve"> Medium. https://medium.com/smart-project-kit/the-waterfall-model-a-brief-overview-of-its-history-and-development-in-project-management-f991ee981fea</w:t>
      </w:r>
    </w:p>
    <w:p w14:paraId="5BAD985A"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Curtis, E., Jones, R., Tipene-Leach, D., Walker, C., Loring, B., Paine, S.-J., &amp; Reid, P. (2019). Why cultural safety rather than cultural competency is required to achieve health equity: A literature review and recommended definition. </w:t>
      </w:r>
      <w:r w:rsidRPr="00E74C70">
        <w:rPr>
          <w:rFonts w:ascii="Times New Roman" w:hAnsi="Times New Roman" w:cs="Times New Roman"/>
          <w:i/>
          <w:iCs/>
          <w:sz w:val="24"/>
          <w:lang w:val="en-GB"/>
        </w:rPr>
        <w:t>International Journal for Equity in Health</w:t>
      </w:r>
      <w:r w:rsidRPr="00E74C70">
        <w:rPr>
          <w:rFonts w:ascii="Times New Roman" w:hAnsi="Times New Roman" w:cs="Times New Roman"/>
          <w:sz w:val="24"/>
          <w:lang w:val="en-GB"/>
        </w:rPr>
        <w:t xml:space="preserve">, </w:t>
      </w:r>
      <w:r w:rsidRPr="00E74C70">
        <w:rPr>
          <w:rFonts w:ascii="Times New Roman" w:hAnsi="Times New Roman" w:cs="Times New Roman"/>
          <w:i/>
          <w:iCs/>
          <w:sz w:val="24"/>
          <w:lang w:val="en-GB"/>
        </w:rPr>
        <w:t>18</w:t>
      </w:r>
      <w:r w:rsidRPr="00E74C70">
        <w:rPr>
          <w:rFonts w:ascii="Times New Roman" w:hAnsi="Times New Roman" w:cs="Times New Roman"/>
          <w:sz w:val="24"/>
          <w:lang w:val="en-GB"/>
        </w:rPr>
        <w:t>(1), 174. https://doi.org/10.1186/s12939-019-1082-3</w:t>
      </w:r>
    </w:p>
    <w:p w14:paraId="2DBA96C7"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Donato, H. (2023). </w:t>
      </w:r>
      <w:r w:rsidRPr="00E74C70">
        <w:rPr>
          <w:rFonts w:ascii="Times New Roman" w:hAnsi="Times New Roman" w:cs="Times New Roman"/>
          <w:i/>
          <w:iCs/>
          <w:sz w:val="24"/>
          <w:lang w:val="en-GB"/>
        </w:rPr>
        <w:t>What Are The Phases Of Scrum?</w:t>
      </w:r>
      <w:r w:rsidRPr="00E74C70">
        <w:rPr>
          <w:rFonts w:ascii="Times New Roman" w:hAnsi="Times New Roman" w:cs="Times New Roman"/>
          <w:sz w:val="24"/>
          <w:lang w:val="en-GB"/>
        </w:rPr>
        <w:t xml:space="preserve"> Workamajig. https://www.workamajig.com/blog/scrum-methodology-guide/scrum-phases</w:t>
      </w:r>
    </w:p>
    <w:p w14:paraId="6A372137"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Houwing, J. (2019). </w:t>
      </w:r>
      <w:r w:rsidRPr="00E74C70">
        <w:rPr>
          <w:rFonts w:ascii="Times New Roman" w:hAnsi="Times New Roman" w:cs="Times New Roman"/>
          <w:i/>
          <w:iCs/>
          <w:sz w:val="24"/>
          <w:lang w:val="en-GB"/>
        </w:rPr>
        <w:t>Focus on what was “Done” during Sprint Review</w:t>
      </w:r>
      <w:r w:rsidRPr="00E74C70">
        <w:rPr>
          <w:rFonts w:ascii="Times New Roman" w:hAnsi="Times New Roman" w:cs="Times New Roman"/>
          <w:sz w:val="24"/>
          <w:lang w:val="en-GB"/>
        </w:rPr>
        <w:t>. Jessehouwing. https://jessehouwing.net/scrum-sprint-review-focus-on-done-and-product-backlog/</w:t>
      </w:r>
    </w:p>
    <w:p w14:paraId="60021B69"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Icasas, P. (2025). </w:t>
      </w:r>
      <w:r w:rsidRPr="00E74C70">
        <w:rPr>
          <w:rFonts w:ascii="Times New Roman" w:hAnsi="Times New Roman" w:cs="Times New Roman"/>
          <w:i/>
          <w:iCs/>
          <w:sz w:val="24"/>
          <w:lang w:val="en-GB"/>
        </w:rPr>
        <w:t>What are the Six Phases of Waterfall Project Management?</w:t>
      </w:r>
      <w:r w:rsidRPr="00E74C70">
        <w:rPr>
          <w:rFonts w:ascii="Times New Roman" w:hAnsi="Times New Roman" w:cs="Times New Roman"/>
          <w:sz w:val="24"/>
          <w:lang w:val="en-GB"/>
        </w:rPr>
        <w:t xml:space="preserve"> Birdviewpsa. https://birdviewpsa.com/blog/six-phases-waterfall-project-management/</w:t>
      </w:r>
    </w:p>
    <w:p w14:paraId="4BE28294"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Jain, S. (2024). </w:t>
      </w:r>
      <w:r w:rsidRPr="00E74C70">
        <w:rPr>
          <w:rFonts w:ascii="Times New Roman" w:hAnsi="Times New Roman" w:cs="Times New Roman"/>
          <w:i/>
          <w:iCs/>
          <w:sz w:val="24"/>
          <w:lang w:val="en-GB"/>
        </w:rPr>
        <w:t>What is Waterfall Lifecycle</w:t>
      </w:r>
      <w:r w:rsidRPr="00E74C70">
        <w:rPr>
          <w:rFonts w:ascii="Times New Roman" w:hAnsi="Times New Roman" w:cs="Times New Roman"/>
          <w:sz w:val="24"/>
          <w:lang w:val="en-GB"/>
        </w:rPr>
        <w:t>. Browserstack. https://www.browserstack.com/guide/waterfall-model</w:t>
      </w:r>
    </w:p>
    <w:p w14:paraId="4BB85622"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lastRenderedPageBreak/>
        <w:t xml:space="preserve">Kanade, V. (2022). </w:t>
      </w:r>
      <w:r w:rsidRPr="00E74C70">
        <w:rPr>
          <w:rFonts w:ascii="Times New Roman" w:hAnsi="Times New Roman" w:cs="Times New Roman"/>
          <w:i/>
          <w:iCs/>
          <w:sz w:val="24"/>
          <w:lang w:val="en-GB"/>
        </w:rPr>
        <w:t>What Is Extreme Programming? Meaning, Working, and Principles</w:t>
      </w:r>
      <w:r w:rsidRPr="00E74C70">
        <w:rPr>
          <w:rFonts w:ascii="Times New Roman" w:hAnsi="Times New Roman" w:cs="Times New Roman"/>
          <w:sz w:val="24"/>
          <w:lang w:val="en-GB"/>
        </w:rPr>
        <w:t>. Spiceworks. https://www.spiceworks.com/tech/devops/articles/what-is-extreme-programming/</w:t>
      </w:r>
    </w:p>
    <w:p w14:paraId="79CD458B"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Laoyan, S. (2024). </w:t>
      </w:r>
      <w:r w:rsidRPr="00E74C70">
        <w:rPr>
          <w:rFonts w:ascii="Times New Roman" w:hAnsi="Times New Roman" w:cs="Times New Roman"/>
          <w:i/>
          <w:iCs/>
          <w:sz w:val="24"/>
          <w:lang w:val="en-GB"/>
        </w:rPr>
        <w:t>Guide to waterfall methodology: Free template and examples</w:t>
      </w:r>
      <w:r w:rsidRPr="00E74C70">
        <w:rPr>
          <w:rFonts w:ascii="Times New Roman" w:hAnsi="Times New Roman" w:cs="Times New Roman"/>
          <w:sz w:val="24"/>
          <w:lang w:val="en-GB"/>
        </w:rPr>
        <w:t>. Asana. https://asana.com/resources/waterfall-project-management-methodology</w:t>
      </w:r>
    </w:p>
    <w:p w14:paraId="52F1D49D"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Marshburn, D. (2018). SCRUM RETROSPECTIVES: MEASURING AND IMPROVING EFFECTIVENESS. </w:t>
      </w:r>
      <w:r w:rsidRPr="00E74C70">
        <w:rPr>
          <w:rFonts w:ascii="Times New Roman" w:hAnsi="Times New Roman" w:cs="Times New Roman"/>
          <w:i/>
          <w:iCs/>
          <w:sz w:val="24"/>
          <w:lang w:val="en-GB"/>
        </w:rPr>
        <w:t>Proceedings of the SAIS 2018</w:t>
      </w:r>
      <w:r w:rsidRPr="00E74C70">
        <w:rPr>
          <w:rFonts w:ascii="Times New Roman" w:hAnsi="Times New Roman" w:cs="Times New Roman"/>
          <w:sz w:val="24"/>
          <w:lang w:val="en-GB"/>
        </w:rPr>
        <w:t>. https://aisel.aisnet.org/cgi/viewcontent.cgi?article=1008&amp;context=sais2018</w:t>
      </w:r>
    </w:p>
    <w:p w14:paraId="22767343"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Mike, C. (2010). </w:t>
      </w:r>
      <w:r w:rsidRPr="00E74C70">
        <w:rPr>
          <w:rFonts w:ascii="Times New Roman" w:hAnsi="Times New Roman" w:cs="Times New Roman"/>
          <w:i/>
          <w:iCs/>
          <w:sz w:val="24"/>
          <w:lang w:val="en-GB"/>
        </w:rPr>
        <w:t>Succeeding with agile: Software development using Scrum</w:t>
      </w:r>
      <w:r w:rsidRPr="00E74C70">
        <w:rPr>
          <w:rFonts w:ascii="Times New Roman" w:hAnsi="Times New Roman" w:cs="Times New Roman"/>
          <w:sz w:val="24"/>
          <w:lang w:val="en-GB"/>
        </w:rPr>
        <w:t>. Pearson Education.</w:t>
      </w:r>
    </w:p>
    <w:p w14:paraId="35309E38"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Rubin, K. (2012). </w:t>
      </w:r>
      <w:r w:rsidRPr="00E74C70">
        <w:rPr>
          <w:rFonts w:ascii="Times New Roman" w:hAnsi="Times New Roman" w:cs="Times New Roman"/>
          <w:i/>
          <w:iCs/>
          <w:sz w:val="24"/>
          <w:lang w:val="en-GB"/>
        </w:rPr>
        <w:t>Essential Scrum: A practical guide to the most popular Agile process</w:t>
      </w:r>
      <w:r w:rsidRPr="00E74C70">
        <w:rPr>
          <w:rFonts w:ascii="Times New Roman" w:hAnsi="Times New Roman" w:cs="Times New Roman"/>
          <w:sz w:val="24"/>
          <w:lang w:val="en-GB"/>
        </w:rPr>
        <w:t>. Addison-Wesley.</w:t>
      </w:r>
    </w:p>
    <w:p w14:paraId="25328BC2"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Sachdeva, S. (2016). Scrum Methodology. </w:t>
      </w:r>
      <w:r w:rsidRPr="00E74C70">
        <w:rPr>
          <w:rFonts w:ascii="Times New Roman" w:hAnsi="Times New Roman" w:cs="Times New Roman"/>
          <w:i/>
          <w:iCs/>
          <w:sz w:val="24"/>
          <w:lang w:val="en-GB"/>
        </w:rPr>
        <w:t>International Journal of Engineering and Computer Science</w:t>
      </w:r>
      <w:r w:rsidRPr="00E74C70">
        <w:rPr>
          <w:rFonts w:ascii="Times New Roman" w:hAnsi="Times New Roman" w:cs="Times New Roman"/>
          <w:sz w:val="24"/>
          <w:lang w:val="en-GB"/>
        </w:rPr>
        <w:t xml:space="preserve">, </w:t>
      </w:r>
      <w:r w:rsidRPr="00E74C70">
        <w:rPr>
          <w:rFonts w:ascii="Times New Roman" w:hAnsi="Times New Roman" w:cs="Times New Roman"/>
          <w:i/>
          <w:iCs/>
          <w:sz w:val="24"/>
          <w:lang w:val="en-GB"/>
        </w:rPr>
        <w:t>5</w:t>
      </w:r>
      <w:r w:rsidRPr="00E74C70">
        <w:rPr>
          <w:rFonts w:ascii="Times New Roman" w:hAnsi="Times New Roman" w:cs="Times New Roman"/>
          <w:sz w:val="24"/>
          <w:lang w:val="en-GB"/>
        </w:rPr>
        <w:t>(6). http://www.ijecs.in/index.php/ijecs/article/view/1989</w:t>
      </w:r>
    </w:p>
    <w:p w14:paraId="1F285AE9"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Sassa, A., Almeida, I., Pereira, T., &amp; Oliveira, M. (2023). Scrum: A Systematic Literature Review. </w:t>
      </w:r>
      <w:r w:rsidRPr="00E74C70">
        <w:rPr>
          <w:rFonts w:ascii="Times New Roman" w:hAnsi="Times New Roman" w:cs="Times New Roman"/>
          <w:i/>
          <w:iCs/>
          <w:sz w:val="24"/>
          <w:lang w:val="en-GB"/>
        </w:rPr>
        <w:t>International Journal of Advanced Computer Science and Applications</w:t>
      </w:r>
      <w:r w:rsidRPr="00E74C70">
        <w:rPr>
          <w:rFonts w:ascii="Times New Roman" w:hAnsi="Times New Roman" w:cs="Times New Roman"/>
          <w:sz w:val="24"/>
          <w:lang w:val="en-GB"/>
        </w:rPr>
        <w:t xml:space="preserve">, </w:t>
      </w:r>
      <w:r w:rsidRPr="00E74C70">
        <w:rPr>
          <w:rFonts w:ascii="Times New Roman" w:hAnsi="Times New Roman" w:cs="Times New Roman"/>
          <w:i/>
          <w:iCs/>
          <w:sz w:val="24"/>
          <w:lang w:val="en-GB"/>
        </w:rPr>
        <w:t>14</w:t>
      </w:r>
      <w:r w:rsidRPr="00E74C70">
        <w:rPr>
          <w:rFonts w:ascii="Times New Roman" w:hAnsi="Times New Roman" w:cs="Times New Roman"/>
          <w:sz w:val="24"/>
          <w:lang w:val="en-GB"/>
        </w:rPr>
        <w:t>. https://doi.org/10.14569/IJACSA.2023.0140420</w:t>
      </w:r>
    </w:p>
    <w:p w14:paraId="6A34506B"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Schwaber, K., &amp; Sutherland, J. (2020). </w:t>
      </w:r>
      <w:r w:rsidRPr="00E74C70">
        <w:rPr>
          <w:rFonts w:ascii="Times New Roman" w:hAnsi="Times New Roman" w:cs="Times New Roman"/>
          <w:i/>
          <w:iCs/>
          <w:sz w:val="24"/>
          <w:lang w:val="en-GB"/>
        </w:rPr>
        <w:t>The Scrum Guide</w:t>
      </w:r>
      <w:r w:rsidRPr="00E74C70">
        <w:rPr>
          <w:rFonts w:ascii="Times New Roman" w:hAnsi="Times New Roman" w:cs="Times New Roman"/>
          <w:sz w:val="24"/>
          <w:lang w:val="en-GB"/>
        </w:rPr>
        <w:t>. Scrumguides.Org. https://scrumguides.org/docs/scrumguide/v2020/2020-Scrum-Guide-US.pdf</w:t>
      </w:r>
    </w:p>
    <w:p w14:paraId="73FE066A"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Smith, L. T. (2021). </w:t>
      </w:r>
      <w:r w:rsidRPr="00E74C70">
        <w:rPr>
          <w:rFonts w:ascii="Times New Roman" w:hAnsi="Times New Roman" w:cs="Times New Roman"/>
          <w:i/>
          <w:iCs/>
          <w:sz w:val="24"/>
          <w:lang w:val="en-GB"/>
        </w:rPr>
        <w:t>Decolonizing methodologies: Research and indigenous peoples</w:t>
      </w:r>
      <w:r w:rsidRPr="00E74C70">
        <w:rPr>
          <w:rFonts w:ascii="Times New Roman" w:hAnsi="Times New Roman" w:cs="Times New Roman"/>
          <w:sz w:val="24"/>
          <w:lang w:val="en-GB"/>
        </w:rPr>
        <w:t>. Bloomsbury Publishing.</w:t>
      </w:r>
    </w:p>
    <w:p w14:paraId="7348FFC6"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Sutherland, J., &amp; Sutherland, J. J. (2014). </w:t>
      </w:r>
      <w:r w:rsidRPr="00E74C70">
        <w:rPr>
          <w:rFonts w:ascii="Times New Roman" w:hAnsi="Times New Roman" w:cs="Times New Roman"/>
          <w:i/>
          <w:iCs/>
          <w:sz w:val="24"/>
          <w:lang w:val="en-GB"/>
        </w:rPr>
        <w:t>Scrum: The art of doing twice the work in half the time</w:t>
      </w:r>
      <w:r w:rsidRPr="00E74C70">
        <w:rPr>
          <w:rFonts w:ascii="Times New Roman" w:hAnsi="Times New Roman" w:cs="Times New Roman"/>
          <w:sz w:val="24"/>
          <w:lang w:val="en-GB"/>
        </w:rPr>
        <w:t>. Addison-Wesley.</w:t>
      </w:r>
    </w:p>
    <w:p w14:paraId="52894517"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Venema, M. (2024). </w:t>
      </w:r>
      <w:r w:rsidRPr="00E74C70">
        <w:rPr>
          <w:rFonts w:ascii="Times New Roman" w:hAnsi="Times New Roman" w:cs="Times New Roman"/>
          <w:i/>
          <w:iCs/>
          <w:sz w:val="24"/>
          <w:lang w:val="en-GB"/>
        </w:rPr>
        <w:t>What Is Extreme Programming (XP)?</w:t>
      </w:r>
      <w:r w:rsidRPr="00E74C70">
        <w:rPr>
          <w:rFonts w:ascii="Times New Roman" w:hAnsi="Times New Roman" w:cs="Times New Roman"/>
          <w:sz w:val="24"/>
          <w:lang w:val="en-GB"/>
        </w:rPr>
        <w:t xml:space="preserve"> Nimblework. https://www.nimblework.com/agile/extreme-programming-xp/</w:t>
      </w:r>
    </w:p>
    <w:p w14:paraId="16FEDBDD" w14:textId="28CFE142" w:rsidR="00E22192" w:rsidRDefault="003E1371" w:rsidP="00EF74DF">
      <w:pPr>
        <w:spacing w:line="276" w:lineRule="auto"/>
        <w:rPr>
          <w:rFonts w:ascii="Times New Roman" w:hAnsi="Times New Roman" w:cs="Times New Roman"/>
          <w:bCs/>
          <w:sz w:val="24"/>
          <w:szCs w:val="24"/>
        </w:rPr>
      </w:pPr>
      <w:r>
        <w:rPr>
          <w:rFonts w:ascii="Times New Roman" w:hAnsi="Times New Roman" w:cs="Times New Roman"/>
          <w:bCs/>
          <w:sz w:val="24"/>
          <w:szCs w:val="24"/>
        </w:rPr>
        <w:lastRenderedPageBreak/>
        <w:fldChar w:fldCharType="end"/>
      </w:r>
    </w:p>
    <w:p w14:paraId="41F3B005" w14:textId="77777777" w:rsidR="00BA6B21" w:rsidRDefault="00BA6B21" w:rsidP="00EF74DF">
      <w:pPr>
        <w:spacing w:line="276" w:lineRule="auto"/>
        <w:rPr>
          <w:rFonts w:ascii="Times New Roman" w:hAnsi="Times New Roman" w:cs="Times New Roman"/>
          <w:bCs/>
          <w:sz w:val="24"/>
          <w:szCs w:val="24"/>
        </w:rPr>
      </w:pPr>
    </w:p>
    <w:p w14:paraId="0B881103" w14:textId="77777777" w:rsidR="0013281D" w:rsidRDefault="0013281D" w:rsidP="00EF74DF">
      <w:pPr>
        <w:spacing w:line="276" w:lineRule="auto"/>
        <w:rPr>
          <w:rFonts w:ascii="Times New Roman" w:hAnsi="Times New Roman" w:cs="Times New Roman"/>
          <w:bCs/>
          <w:sz w:val="24"/>
          <w:szCs w:val="24"/>
        </w:rPr>
      </w:pPr>
    </w:p>
    <w:p w14:paraId="08A572AB" w14:textId="77777777" w:rsidR="0013281D" w:rsidRDefault="0013281D" w:rsidP="00EF74DF">
      <w:pPr>
        <w:spacing w:line="276" w:lineRule="auto"/>
        <w:rPr>
          <w:rFonts w:ascii="Times New Roman" w:hAnsi="Times New Roman" w:cs="Times New Roman"/>
          <w:bCs/>
          <w:sz w:val="24"/>
          <w:szCs w:val="24"/>
        </w:rPr>
      </w:pPr>
    </w:p>
    <w:p w14:paraId="19DEE006" w14:textId="77777777" w:rsidR="0013281D" w:rsidRDefault="0013281D" w:rsidP="00EF74DF">
      <w:pPr>
        <w:spacing w:line="276" w:lineRule="auto"/>
        <w:rPr>
          <w:rFonts w:ascii="Times New Roman" w:hAnsi="Times New Roman" w:cs="Times New Roman"/>
          <w:bCs/>
          <w:sz w:val="24"/>
          <w:szCs w:val="24"/>
        </w:rPr>
      </w:pPr>
    </w:p>
    <w:sectPr w:rsidR="0013281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olufemi omisakin water" w:date="2025-02-25T21:18:00Z" w:initials="oo">
    <w:p w14:paraId="7DE05CA5" w14:textId="77777777" w:rsidR="002331C7" w:rsidRDefault="002331C7" w:rsidP="002331C7">
      <w:pPr>
        <w:pStyle w:val="CommentText"/>
      </w:pPr>
      <w:r>
        <w:rPr>
          <w:rStyle w:val="CommentReference"/>
        </w:rPr>
        <w:annotationRef/>
      </w:r>
      <w:r>
        <w:rPr>
          <w:lang w:val="en-GB"/>
        </w:rPr>
        <w:t>There is no COVID - 19 at this moment.</w:t>
      </w:r>
    </w:p>
  </w:comment>
  <w:comment w:id="10" w:author="olufemi omisakin water" w:date="2025-02-25T21:19:00Z" w:initials="oo">
    <w:p w14:paraId="5916088A" w14:textId="77777777" w:rsidR="002331C7" w:rsidRDefault="002331C7" w:rsidP="002331C7">
      <w:pPr>
        <w:pStyle w:val="CommentText"/>
      </w:pPr>
      <w:r>
        <w:rPr>
          <w:rStyle w:val="CommentReference"/>
        </w:rPr>
        <w:annotationRef/>
      </w:r>
      <w:r>
        <w:rPr>
          <w:lang w:val="en-GB"/>
        </w:rPr>
        <w:t>You need to include the two Mori values that you will include in your project case. You also present the structure of your project case report.</w:t>
      </w:r>
    </w:p>
  </w:comment>
  <w:comment w:id="15" w:author="olufemi omisakin water" w:date="2025-02-25T21:21:00Z" w:initials="oo">
    <w:p w14:paraId="44777C81" w14:textId="77777777" w:rsidR="008B1571" w:rsidRDefault="008B1571" w:rsidP="008B1571">
      <w:pPr>
        <w:pStyle w:val="CommentText"/>
      </w:pPr>
      <w:r>
        <w:rPr>
          <w:rStyle w:val="CommentReference"/>
        </w:rPr>
        <w:annotationRef/>
      </w:r>
      <w:r>
        <w:rPr>
          <w:lang w:val="en-GB"/>
        </w:rPr>
        <w:t>Citation require.</w:t>
      </w:r>
    </w:p>
  </w:comment>
  <w:comment w:id="16" w:author="olufemi omisakin water" w:date="2025-02-25T21:30:00Z" w:initials="oo">
    <w:p w14:paraId="15801C2D" w14:textId="77777777" w:rsidR="008B1571" w:rsidRDefault="008B1571" w:rsidP="008B1571">
      <w:pPr>
        <w:pStyle w:val="CommentText"/>
      </w:pPr>
      <w:r>
        <w:rPr>
          <w:rStyle w:val="CommentReference"/>
        </w:rPr>
        <w:annotationRef/>
      </w:r>
      <w:r>
        <w:rPr>
          <w:lang w:val="en-GB"/>
        </w:rPr>
        <w:t>Your discussion in this section must be linked to the figure as well as your phases discussions after the figure.</w:t>
      </w:r>
    </w:p>
  </w:comment>
  <w:comment w:id="14" w:author="olufemi omisakin water" w:date="2025-02-25T21:28:00Z" w:initials="oo">
    <w:p w14:paraId="0B8AEACC" w14:textId="6EB1C2D3" w:rsidR="008B1571" w:rsidRDefault="008B1571" w:rsidP="008B1571">
      <w:pPr>
        <w:pStyle w:val="CommentText"/>
      </w:pPr>
      <w:r>
        <w:rPr>
          <w:rStyle w:val="CommentReference"/>
        </w:rPr>
        <w:annotationRef/>
      </w:r>
      <w:r>
        <w:rPr>
          <w:lang w:val="en-GB"/>
        </w:rPr>
        <w:t>Start you discussion on waterfall from historical generic perspective with academic references. Also discuss and analyse waterfall sequential nature and why it is referred to as a phased methodology. Discuss about in what type of project is waterfall commonly used, discuss how it is used in project.</w:t>
      </w:r>
    </w:p>
  </w:comment>
  <w:comment w:id="18" w:author="olufemi omisakin water" w:date="2025-02-25T21:29:00Z" w:initials="oo">
    <w:p w14:paraId="4F1FC732" w14:textId="77777777" w:rsidR="008B1571" w:rsidRDefault="008B1571" w:rsidP="008B1571">
      <w:pPr>
        <w:pStyle w:val="CommentText"/>
      </w:pPr>
      <w:r>
        <w:rPr>
          <w:rStyle w:val="CommentReference"/>
        </w:rPr>
        <w:annotationRef/>
      </w:r>
      <w:r>
        <w:rPr>
          <w:lang w:val="en-GB"/>
        </w:rPr>
        <w:t>This figure must be numbered and cited.</w:t>
      </w:r>
    </w:p>
  </w:comment>
  <w:comment w:id="22" w:author="olufemi omisakin water" w:date="2025-02-25T21:31:00Z" w:initials="oo">
    <w:p w14:paraId="78EAE09B" w14:textId="77777777" w:rsidR="00920000" w:rsidRDefault="00920000" w:rsidP="00920000">
      <w:pPr>
        <w:pStyle w:val="CommentText"/>
      </w:pPr>
      <w:r>
        <w:rPr>
          <w:rStyle w:val="CommentReference"/>
        </w:rPr>
        <w:annotationRef/>
      </w:r>
      <w:r>
        <w:rPr>
          <w:lang w:val="en-GB"/>
        </w:rPr>
        <w:t>What information will be gathered relative to your project case.</w:t>
      </w:r>
    </w:p>
  </w:comment>
  <w:comment w:id="20" w:author="olufemi omisakin water" w:date="2025-02-25T21:33:00Z" w:initials="oo">
    <w:p w14:paraId="111AFBBD" w14:textId="77777777" w:rsidR="00920000" w:rsidRDefault="00920000" w:rsidP="00920000">
      <w:pPr>
        <w:pStyle w:val="CommentText"/>
      </w:pPr>
      <w:r>
        <w:rPr>
          <w:rStyle w:val="CommentReference"/>
        </w:rPr>
        <w:annotationRef/>
      </w:r>
      <w:r>
        <w:rPr>
          <w:lang w:val="en-GB"/>
        </w:rPr>
        <w:t>While it is good to have a generic discussion as you have done but at the same time each of these phase discuss must have some reflection to your project case to show how each could be applied to your project.</w:t>
      </w:r>
    </w:p>
  </w:comment>
  <w:comment w:id="23" w:author="olufemi omisakin water" w:date="2025-02-25T21:35:00Z" w:initials="oo">
    <w:p w14:paraId="0487D699" w14:textId="77777777" w:rsidR="00920000" w:rsidRDefault="00920000" w:rsidP="00920000">
      <w:pPr>
        <w:pStyle w:val="CommentText"/>
      </w:pPr>
      <w:r>
        <w:rPr>
          <w:rStyle w:val="CommentReference"/>
        </w:rPr>
        <w:annotationRef/>
      </w:r>
      <w:r>
        <w:rPr>
          <w:lang w:val="en-GB"/>
        </w:rPr>
        <w:t>Your discussion of these phase must include how each could be applied to your project case.</w:t>
      </w:r>
    </w:p>
  </w:comment>
  <w:comment w:id="25" w:author="olufemi omisakin water" w:date="2025-02-25T21:40:00Z" w:initials="oo">
    <w:p w14:paraId="54442C2E" w14:textId="77777777" w:rsidR="00920000" w:rsidRDefault="00920000" w:rsidP="00920000">
      <w:pPr>
        <w:pStyle w:val="CommentText"/>
      </w:pPr>
      <w:r>
        <w:rPr>
          <w:rStyle w:val="CommentReference"/>
        </w:rPr>
        <w:annotationRef/>
      </w:r>
      <w:r>
        <w:rPr>
          <w:lang w:val="en-GB"/>
        </w:rPr>
        <w:t>Rather than this, you may discuss more of scrum relative to its uses in project and applicability to your project. That is what the report require you to write in all perspectives.</w:t>
      </w:r>
    </w:p>
  </w:comment>
  <w:comment w:id="26" w:author="olufemi omisakin water" w:date="2025-02-25T21:38:00Z" w:initials="oo">
    <w:p w14:paraId="43BCA64D" w14:textId="03FC4FE7" w:rsidR="00920000" w:rsidRDefault="00920000" w:rsidP="00920000">
      <w:pPr>
        <w:pStyle w:val="CommentText"/>
      </w:pPr>
      <w:r>
        <w:rPr>
          <w:rStyle w:val="CommentReference"/>
        </w:rPr>
        <w:annotationRef/>
      </w:r>
      <w:r>
        <w:rPr>
          <w:lang w:val="en-GB"/>
        </w:rPr>
        <w:t>This figure must be numbered and cited. Some of the content of this figure should be discussed or explained relative to applicability to your project.</w:t>
      </w:r>
    </w:p>
  </w:comment>
  <w:comment w:id="27" w:author="olufemi omisakin water" w:date="2025-02-25T21:45:00Z" w:initials="oo">
    <w:p w14:paraId="5522D15F" w14:textId="77777777" w:rsidR="00EB02E2" w:rsidRDefault="00EB02E2" w:rsidP="00EB02E2">
      <w:pPr>
        <w:pStyle w:val="CommentText"/>
      </w:pPr>
      <w:r>
        <w:rPr>
          <w:rStyle w:val="CommentReference"/>
        </w:rPr>
        <w:annotationRef/>
      </w:r>
      <w:r>
        <w:rPr>
          <w:lang w:val="en-GB"/>
        </w:rPr>
        <w:t>Applicability of each of these into your project must be included in what you have presented.</w:t>
      </w:r>
    </w:p>
  </w:comment>
  <w:comment w:id="32" w:author="olufemi omisakin water" w:date="2025-02-25T21:46:00Z" w:initials="oo">
    <w:p w14:paraId="3D28EC20" w14:textId="77777777" w:rsidR="00EB02E2" w:rsidRDefault="00EB02E2" w:rsidP="00EB02E2">
      <w:pPr>
        <w:pStyle w:val="CommentText"/>
      </w:pPr>
      <w:r>
        <w:rPr>
          <w:rStyle w:val="CommentReference"/>
        </w:rPr>
        <w:annotationRef/>
      </w:r>
      <w:r>
        <w:rPr>
          <w:lang w:val="en-GB"/>
        </w:rPr>
        <w:t>Refer to my feedback on scrum.</w:t>
      </w:r>
    </w:p>
  </w:comment>
  <w:comment w:id="37" w:author="olufemi omisakin water" w:date="2025-02-25T21:56:00Z" w:initials="oo">
    <w:p w14:paraId="14D5F851" w14:textId="77777777" w:rsidR="00D52124" w:rsidRDefault="00D52124" w:rsidP="00D52124">
      <w:pPr>
        <w:pStyle w:val="CommentText"/>
      </w:pPr>
      <w:r>
        <w:rPr>
          <w:rStyle w:val="CommentReference"/>
        </w:rPr>
        <w:annotationRef/>
      </w:r>
      <w:r>
        <w:rPr>
          <w:lang w:val="en-GB"/>
        </w:rPr>
        <w:t>You can include some few discussions as to why Scrum was chosen as most suitable.</w:t>
      </w:r>
    </w:p>
  </w:comment>
  <w:comment w:id="58" w:author="olufemi omisakin water" w:date="2025-02-25T21:57:00Z" w:initials="oo">
    <w:p w14:paraId="71A81F0D" w14:textId="77777777" w:rsidR="00D52124" w:rsidRDefault="00D52124" w:rsidP="00D52124">
      <w:pPr>
        <w:pStyle w:val="CommentText"/>
      </w:pPr>
      <w:r>
        <w:rPr>
          <w:rStyle w:val="CommentReference"/>
        </w:rPr>
        <w:annotationRef/>
      </w:r>
      <w:r>
        <w:rPr>
          <w:lang w:val="en-GB"/>
        </w:rPr>
        <w:t>All you needed here is to start with defining, discussing and explaining your understanding of Maori values/protocols with academic citations.</w:t>
      </w:r>
    </w:p>
  </w:comment>
  <w:comment w:id="59" w:author="olufemi omisakin water" w:date="2025-02-25T21:58:00Z" w:initials="oo">
    <w:p w14:paraId="663F3B67" w14:textId="77777777" w:rsidR="00D52124" w:rsidRDefault="00D52124" w:rsidP="00D52124">
      <w:pPr>
        <w:pStyle w:val="CommentText"/>
      </w:pPr>
      <w:r>
        <w:rPr>
          <w:rStyle w:val="CommentReference"/>
        </w:rPr>
        <w:annotationRef/>
      </w:r>
      <w:r>
        <w:rPr>
          <w:lang w:val="en-GB"/>
        </w:rPr>
        <w:t xml:space="preserve">Good you have identified two appropriate Maori values.  You need to first define and explain each of these Maori values, this was done. However, you need to properly discuss two or three ways that each of these Maori values will be practically included into your project case. </w:t>
      </w:r>
    </w:p>
  </w:comment>
  <w:comment w:id="60" w:author="olufemi omisakin water" w:date="2025-02-25T21:57:00Z" w:initials="oo">
    <w:p w14:paraId="106A0CBC" w14:textId="300CD03F" w:rsidR="00D52124" w:rsidRDefault="00D52124" w:rsidP="00D52124">
      <w:pPr>
        <w:pStyle w:val="CommentText"/>
      </w:pPr>
      <w:r>
        <w:rPr>
          <w:rStyle w:val="CommentReference"/>
        </w:rPr>
        <w:annotationRef/>
      </w:r>
      <w:r>
        <w:rPr>
          <w:lang w:val="en-GB"/>
        </w:rPr>
        <w:t>Only two Maori values are require.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E05CA5" w15:done="0"/>
  <w15:commentEx w15:paraId="5916088A" w15:done="0"/>
  <w15:commentEx w15:paraId="44777C81" w15:done="0"/>
  <w15:commentEx w15:paraId="15801C2D" w15:done="0"/>
  <w15:commentEx w15:paraId="0B8AEACC" w15:done="0"/>
  <w15:commentEx w15:paraId="4F1FC732" w15:done="0"/>
  <w15:commentEx w15:paraId="78EAE09B" w15:done="0"/>
  <w15:commentEx w15:paraId="111AFBBD" w15:done="0"/>
  <w15:commentEx w15:paraId="0487D699" w15:done="0"/>
  <w15:commentEx w15:paraId="54442C2E" w15:done="0"/>
  <w15:commentEx w15:paraId="43BCA64D" w15:done="0"/>
  <w15:commentEx w15:paraId="5522D15F" w15:done="0"/>
  <w15:commentEx w15:paraId="3D28EC20" w15:done="0"/>
  <w15:commentEx w15:paraId="14D5F851" w15:done="0"/>
  <w15:commentEx w15:paraId="71A81F0D" w15:done="0"/>
  <w15:commentEx w15:paraId="663F3B67" w15:done="0"/>
  <w15:commentEx w15:paraId="106A0C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0A0B0F" w16cex:dateUtc="2025-02-25T08:18:00Z"/>
  <w16cex:commentExtensible w16cex:durableId="5D07A5D9" w16cex:dateUtc="2025-02-25T08:19:00Z"/>
  <w16cex:commentExtensible w16cex:durableId="1BB8D005" w16cex:dateUtc="2025-02-25T08:21:00Z"/>
  <w16cex:commentExtensible w16cex:durableId="70FDCAFB" w16cex:dateUtc="2025-02-25T08:30:00Z"/>
  <w16cex:commentExtensible w16cex:durableId="1020AB7A" w16cex:dateUtc="2025-02-25T08:28:00Z"/>
  <w16cex:commentExtensible w16cex:durableId="55C2F2F5" w16cex:dateUtc="2025-02-25T08:29:00Z"/>
  <w16cex:commentExtensible w16cex:durableId="6C24887B" w16cex:dateUtc="2025-02-25T08:31:00Z"/>
  <w16cex:commentExtensible w16cex:durableId="679F9B18" w16cex:dateUtc="2025-02-25T08:33:00Z"/>
  <w16cex:commentExtensible w16cex:durableId="3EFE83EA" w16cex:dateUtc="2025-02-25T08:35:00Z"/>
  <w16cex:commentExtensible w16cex:durableId="31E703B5" w16cex:dateUtc="2025-02-25T08:40:00Z"/>
  <w16cex:commentExtensible w16cex:durableId="405826ED" w16cex:dateUtc="2025-02-25T08:38:00Z"/>
  <w16cex:commentExtensible w16cex:durableId="4E106D77" w16cex:dateUtc="2025-02-25T08:45:00Z"/>
  <w16cex:commentExtensible w16cex:durableId="3F2DD6EE" w16cex:dateUtc="2025-02-25T08:46:00Z"/>
  <w16cex:commentExtensible w16cex:durableId="48E8CDB4" w16cex:dateUtc="2025-02-25T08:56:00Z"/>
  <w16cex:commentExtensible w16cex:durableId="4874C419" w16cex:dateUtc="2025-02-25T08:57:00Z"/>
  <w16cex:commentExtensible w16cex:durableId="6A3321B3" w16cex:dateUtc="2025-02-25T08:58:00Z"/>
  <w16cex:commentExtensible w16cex:durableId="117C27BC" w16cex:dateUtc="2025-02-25T0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E05CA5" w16cid:durableId="030A0B0F"/>
  <w16cid:commentId w16cid:paraId="5916088A" w16cid:durableId="5D07A5D9"/>
  <w16cid:commentId w16cid:paraId="44777C81" w16cid:durableId="1BB8D005"/>
  <w16cid:commentId w16cid:paraId="15801C2D" w16cid:durableId="70FDCAFB"/>
  <w16cid:commentId w16cid:paraId="0B8AEACC" w16cid:durableId="1020AB7A"/>
  <w16cid:commentId w16cid:paraId="4F1FC732" w16cid:durableId="55C2F2F5"/>
  <w16cid:commentId w16cid:paraId="78EAE09B" w16cid:durableId="6C24887B"/>
  <w16cid:commentId w16cid:paraId="111AFBBD" w16cid:durableId="679F9B18"/>
  <w16cid:commentId w16cid:paraId="0487D699" w16cid:durableId="3EFE83EA"/>
  <w16cid:commentId w16cid:paraId="54442C2E" w16cid:durableId="31E703B5"/>
  <w16cid:commentId w16cid:paraId="43BCA64D" w16cid:durableId="405826ED"/>
  <w16cid:commentId w16cid:paraId="5522D15F" w16cid:durableId="4E106D77"/>
  <w16cid:commentId w16cid:paraId="3D28EC20" w16cid:durableId="3F2DD6EE"/>
  <w16cid:commentId w16cid:paraId="14D5F851" w16cid:durableId="48E8CDB4"/>
  <w16cid:commentId w16cid:paraId="71A81F0D" w16cid:durableId="4874C419"/>
  <w16cid:commentId w16cid:paraId="663F3B67" w16cid:durableId="6A3321B3"/>
  <w16cid:commentId w16cid:paraId="106A0CBC" w16cid:durableId="117C2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0FBFC" w14:textId="77777777" w:rsidR="007E3BDC" w:rsidRDefault="007E3BDC" w:rsidP="0043278C">
      <w:pPr>
        <w:spacing w:after="0" w:line="240" w:lineRule="auto"/>
      </w:pPr>
      <w:r>
        <w:separator/>
      </w:r>
    </w:p>
  </w:endnote>
  <w:endnote w:type="continuationSeparator" w:id="0">
    <w:p w14:paraId="579615CD" w14:textId="77777777" w:rsidR="007E3BDC" w:rsidRDefault="007E3BDC"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B5EEF" w14:textId="77777777" w:rsidR="007E3BDC" w:rsidRDefault="007E3BDC" w:rsidP="0043278C">
      <w:pPr>
        <w:spacing w:after="0" w:line="240" w:lineRule="auto"/>
      </w:pPr>
      <w:r>
        <w:separator/>
      </w:r>
    </w:p>
  </w:footnote>
  <w:footnote w:type="continuationSeparator" w:id="0">
    <w:p w14:paraId="47FB3053" w14:textId="77777777" w:rsidR="007E3BDC" w:rsidRDefault="007E3BDC"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5"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8"/>
  </w:num>
  <w:num w:numId="2" w16cid:durableId="373576459">
    <w:abstractNumId w:val="1"/>
  </w:num>
  <w:num w:numId="3" w16cid:durableId="1506432414">
    <w:abstractNumId w:val="10"/>
  </w:num>
  <w:num w:numId="4" w16cid:durableId="1799446779">
    <w:abstractNumId w:val="11"/>
  </w:num>
  <w:num w:numId="5" w16cid:durableId="293369946">
    <w:abstractNumId w:val="2"/>
  </w:num>
  <w:num w:numId="6" w16cid:durableId="1355766694">
    <w:abstractNumId w:val="3"/>
  </w:num>
  <w:num w:numId="7" w16cid:durableId="1152719708">
    <w:abstractNumId w:val="6"/>
  </w:num>
  <w:num w:numId="8" w16cid:durableId="1666519011">
    <w:abstractNumId w:val="4"/>
  </w:num>
  <w:num w:numId="9" w16cid:durableId="289480057">
    <w:abstractNumId w:val="0"/>
  </w:num>
  <w:num w:numId="10" w16cid:durableId="1220480885">
    <w:abstractNumId w:val="7"/>
  </w:num>
  <w:num w:numId="11" w16cid:durableId="241598321">
    <w:abstractNumId w:val="5"/>
  </w:num>
  <w:num w:numId="12" w16cid:durableId="835799757">
    <w:abstractNumId w:val="12"/>
  </w:num>
  <w:num w:numId="13" w16cid:durableId="20520303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ufemi omisakin water">
    <w15:presenceInfo w15:providerId="Windows Live" w15:userId="11818f6d1f3b65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1005B"/>
    <w:rsid w:val="000A1A11"/>
    <w:rsid w:val="000B388D"/>
    <w:rsid w:val="000D244E"/>
    <w:rsid w:val="000E7DF7"/>
    <w:rsid w:val="001006F9"/>
    <w:rsid w:val="0013281D"/>
    <w:rsid w:val="00137D8B"/>
    <w:rsid w:val="00143CF2"/>
    <w:rsid w:val="00146D94"/>
    <w:rsid w:val="00165C51"/>
    <w:rsid w:val="0017118C"/>
    <w:rsid w:val="0018396F"/>
    <w:rsid w:val="001849F9"/>
    <w:rsid w:val="0018640A"/>
    <w:rsid w:val="00195A19"/>
    <w:rsid w:val="001A3CC2"/>
    <w:rsid w:val="001B05BF"/>
    <w:rsid w:val="001B318D"/>
    <w:rsid w:val="001C1E2F"/>
    <w:rsid w:val="001C275B"/>
    <w:rsid w:val="001C2E80"/>
    <w:rsid w:val="001D00BA"/>
    <w:rsid w:val="001D1B24"/>
    <w:rsid w:val="001E77A5"/>
    <w:rsid w:val="001F5585"/>
    <w:rsid w:val="00206F13"/>
    <w:rsid w:val="00221D4C"/>
    <w:rsid w:val="002331C7"/>
    <w:rsid w:val="00271E45"/>
    <w:rsid w:val="002722EC"/>
    <w:rsid w:val="00282225"/>
    <w:rsid w:val="00285558"/>
    <w:rsid w:val="002930A4"/>
    <w:rsid w:val="00297442"/>
    <w:rsid w:val="002B562A"/>
    <w:rsid w:val="002E1B53"/>
    <w:rsid w:val="002F20CC"/>
    <w:rsid w:val="002F518B"/>
    <w:rsid w:val="003050E9"/>
    <w:rsid w:val="003306A7"/>
    <w:rsid w:val="00344E7D"/>
    <w:rsid w:val="0034542C"/>
    <w:rsid w:val="003712A1"/>
    <w:rsid w:val="00374DC0"/>
    <w:rsid w:val="00397C3A"/>
    <w:rsid w:val="003A18BA"/>
    <w:rsid w:val="003B6E58"/>
    <w:rsid w:val="003C01B4"/>
    <w:rsid w:val="003C3F2C"/>
    <w:rsid w:val="003C4DA5"/>
    <w:rsid w:val="003E0348"/>
    <w:rsid w:val="003E1371"/>
    <w:rsid w:val="004240F4"/>
    <w:rsid w:val="00430304"/>
    <w:rsid w:val="0043278C"/>
    <w:rsid w:val="00436C6B"/>
    <w:rsid w:val="00461671"/>
    <w:rsid w:val="00465D86"/>
    <w:rsid w:val="004842A6"/>
    <w:rsid w:val="004927A2"/>
    <w:rsid w:val="0049512E"/>
    <w:rsid w:val="004A2F87"/>
    <w:rsid w:val="004B2DFF"/>
    <w:rsid w:val="004E5BC7"/>
    <w:rsid w:val="004E6239"/>
    <w:rsid w:val="0052398F"/>
    <w:rsid w:val="00544E50"/>
    <w:rsid w:val="00570C98"/>
    <w:rsid w:val="0058175C"/>
    <w:rsid w:val="005924D6"/>
    <w:rsid w:val="00595778"/>
    <w:rsid w:val="005A0F4A"/>
    <w:rsid w:val="005E2A31"/>
    <w:rsid w:val="005F684B"/>
    <w:rsid w:val="00606618"/>
    <w:rsid w:val="00613F97"/>
    <w:rsid w:val="0063274C"/>
    <w:rsid w:val="006341EA"/>
    <w:rsid w:val="00644242"/>
    <w:rsid w:val="00647610"/>
    <w:rsid w:val="00667C24"/>
    <w:rsid w:val="006744AD"/>
    <w:rsid w:val="006937A2"/>
    <w:rsid w:val="006A56F8"/>
    <w:rsid w:val="006B2F41"/>
    <w:rsid w:val="006C706A"/>
    <w:rsid w:val="006D0E98"/>
    <w:rsid w:val="006F6850"/>
    <w:rsid w:val="006F7FB0"/>
    <w:rsid w:val="00705592"/>
    <w:rsid w:val="00712F60"/>
    <w:rsid w:val="00740C80"/>
    <w:rsid w:val="00743157"/>
    <w:rsid w:val="00746047"/>
    <w:rsid w:val="00753B8E"/>
    <w:rsid w:val="00763EFE"/>
    <w:rsid w:val="007654CF"/>
    <w:rsid w:val="00772E4C"/>
    <w:rsid w:val="00776272"/>
    <w:rsid w:val="0079584B"/>
    <w:rsid w:val="007969A4"/>
    <w:rsid w:val="00796EA2"/>
    <w:rsid w:val="00797A15"/>
    <w:rsid w:val="007A0457"/>
    <w:rsid w:val="007A4DE0"/>
    <w:rsid w:val="007B78D5"/>
    <w:rsid w:val="007C375D"/>
    <w:rsid w:val="007E04F0"/>
    <w:rsid w:val="007E3BDC"/>
    <w:rsid w:val="007F2E88"/>
    <w:rsid w:val="0080054A"/>
    <w:rsid w:val="008075B7"/>
    <w:rsid w:val="0081764D"/>
    <w:rsid w:val="00822022"/>
    <w:rsid w:val="0084278D"/>
    <w:rsid w:val="00844430"/>
    <w:rsid w:val="00862980"/>
    <w:rsid w:val="00862B39"/>
    <w:rsid w:val="008938E3"/>
    <w:rsid w:val="008A6596"/>
    <w:rsid w:val="008B1571"/>
    <w:rsid w:val="008D3434"/>
    <w:rsid w:val="008D7CFB"/>
    <w:rsid w:val="008E348C"/>
    <w:rsid w:val="00900F4B"/>
    <w:rsid w:val="00907AF7"/>
    <w:rsid w:val="00920000"/>
    <w:rsid w:val="00932219"/>
    <w:rsid w:val="00954A23"/>
    <w:rsid w:val="009740E7"/>
    <w:rsid w:val="009C53C6"/>
    <w:rsid w:val="009C655E"/>
    <w:rsid w:val="00A138E8"/>
    <w:rsid w:val="00A21EE6"/>
    <w:rsid w:val="00A25F97"/>
    <w:rsid w:val="00A367DC"/>
    <w:rsid w:val="00A44F43"/>
    <w:rsid w:val="00A56FEB"/>
    <w:rsid w:val="00A636C3"/>
    <w:rsid w:val="00A65ADB"/>
    <w:rsid w:val="00A95A7E"/>
    <w:rsid w:val="00A95CB6"/>
    <w:rsid w:val="00AA38EF"/>
    <w:rsid w:val="00AA5207"/>
    <w:rsid w:val="00AB0628"/>
    <w:rsid w:val="00AB6711"/>
    <w:rsid w:val="00AB76BF"/>
    <w:rsid w:val="00AD4A4A"/>
    <w:rsid w:val="00AD64D8"/>
    <w:rsid w:val="00AF1F75"/>
    <w:rsid w:val="00B024AD"/>
    <w:rsid w:val="00B0627E"/>
    <w:rsid w:val="00B17CAD"/>
    <w:rsid w:val="00B22C11"/>
    <w:rsid w:val="00B246E9"/>
    <w:rsid w:val="00B40494"/>
    <w:rsid w:val="00B40BC3"/>
    <w:rsid w:val="00B41B7D"/>
    <w:rsid w:val="00B64EB5"/>
    <w:rsid w:val="00B654D9"/>
    <w:rsid w:val="00B73FD3"/>
    <w:rsid w:val="00BA3EAA"/>
    <w:rsid w:val="00BA6B21"/>
    <w:rsid w:val="00BC22F8"/>
    <w:rsid w:val="00BC583B"/>
    <w:rsid w:val="00BF1A76"/>
    <w:rsid w:val="00BF235B"/>
    <w:rsid w:val="00C06993"/>
    <w:rsid w:val="00C32A4A"/>
    <w:rsid w:val="00C33C98"/>
    <w:rsid w:val="00C945F6"/>
    <w:rsid w:val="00CA174F"/>
    <w:rsid w:val="00CB22B5"/>
    <w:rsid w:val="00CB3693"/>
    <w:rsid w:val="00CB63D6"/>
    <w:rsid w:val="00CC7CE2"/>
    <w:rsid w:val="00CD2D73"/>
    <w:rsid w:val="00CE0111"/>
    <w:rsid w:val="00CF655E"/>
    <w:rsid w:val="00CF753F"/>
    <w:rsid w:val="00D15990"/>
    <w:rsid w:val="00D15F59"/>
    <w:rsid w:val="00D25844"/>
    <w:rsid w:val="00D52124"/>
    <w:rsid w:val="00D5296B"/>
    <w:rsid w:val="00D662C3"/>
    <w:rsid w:val="00D8398F"/>
    <w:rsid w:val="00D85409"/>
    <w:rsid w:val="00D85D32"/>
    <w:rsid w:val="00DB04C0"/>
    <w:rsid w:val="00DB449A"/>
    <w:rsid w:val="00DC555A"/>
    <w:rsid w:val="00DD3E83"/>
    <w:rsid w:val="00E01B70"/>
    <w:rsid w:val="00E22192"/>
    <w:rsid w:val="00E25E56"/>
    <w:rsid w:val="00E46BC7"/>
    <w:rsid w:val="00E55AA2"/>
    <w:rsid w:val="00E6111B"/>
    <w:rsid w:val="00E67AB3"/>
    <w:rsid w:val="00E73ED8"/>
    <w:rsid w:val="00E74C70"/>
    <w:rsid w:val="00E765AB"/>
    <w:rsid w:val="00E87D24"/>
    <w:rsid w:val="00E92F33"/>
    <w:rsid w:val="00EA5B71"/>
    <w:rsid w:val="00EB02E2"/>
    <w:rsid w:val="00EB47E6"/>
    <w:rsid w:val="00EB5734"/>
    <w:rsid w:val="00EC2FE4"/>
    <w:rsid w:val="00EC5037"/>
    <w:rsid w:val="00ED0219"/>
    <w:rsid w:val="00ED7E9D"/>
    <w:rsid w:val="00EE2B46"/>
    <w:rsid w:val="00EF74DF"/>
    <w:rsid w:val="00F03734"/>
    <w:rsid w:val="00F03F26"/>
    <w:rsid w:val="00F1139D"/>
    <w:rsid w:val="00F14D70"/>
    <w:rsid w:val="00F153D3"/>
    <w:rsid w:val="00F2145E"/>
    <w:rsid w:val="00F23662"/>
    <w:rsid w:val="00F23C25"/>
    <w:rsid w:val="00F261F1"/>
    <w:rsid w:val="00F441C8"/>
    <w:rsid w:val="00F44850"/>
    <w:rsid w:val="00F44997"/>
    <w:rsid w:val="00F46F0E"/>
    <w:rsid w:val="00F47516"/>
    <w:rsid w:val="00F500B9"/>
    <w:rsid w:val="00F522CB"/>
    <w:rsid w:val="00F74B0E"/>
    <w:rsid w:val="00F827A5"/>
    <w:rsid w:val="00FA31E8"/>
    <w:rsid w:val="00FB77FA"/>
    <w:rsid w:val="00FC1E19"/>
    <w:rsid w:val="00FE25F6"/>
    <w:rsid w:val="00FF1980"/>
    <w:rsid w:val="00FF1D08"/>
    <w:rsid w:val="00FF2BBB"/>
    <w:rsid w:val="00FF60A5"/>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 w:type="paragraph" w:styleId="Revision">
    <w:name w:val="Revision"/>
    <w:hidden/>
    <w:uiPriority w:val="99"/>
    <w:semiHidden/>
    <w:rsid w:val="009200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8453</Words>
  <Characters>48186</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olufemi omisakin water</cp:lastModifiedBy>
  <cp:revision>2</cp:revision>
  <dcterms:created xsi:type="dcterms:W3CDTF">2025-02-25T08:59:00Z</dcterms:created>
  <dcterms:modified xsi:type="dcterms:W3CDTF">2025-02-25T08:59:00Z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id="e7DHdyCD"/&gt;&lt;style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